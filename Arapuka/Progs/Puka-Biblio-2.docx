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3C2D3" w14:textId="793DBD67" w:rsidR="003261B4" w:rsidRPr="00597284" w:rsidRDefault="00597284" w:rsidP="00597284">
      <w:pPr>
        <w:spacing w:after="0"/>
        <w:jc w:val="center"/>
        <w:rPr>
          <w:b/>
          <w:bCs/>
          <w:sz w:val="40"/>
          <w:szCs w:val="40"/>
        </w:rPr>
      </w:pPr>
      <w:r w:rsidRPr="00597284">
        <w:rPr>
          <w:b/>
          <w:bCs/>
          <w:sz w:val="40"/>
          <w:szCs w:val="40"/>
        </w:rPr>
        <w:t>Biblioteca do Projeto Arapuca - PUKA</w:t>
      </w:r>
    </w:p>
    <w:p w14:paraId="3FA52167" w14:textId="77777777" w:rsidR="00597284" w:rsidRPr="00597284" w:rsidRDefault="00597284" w:rsidP="0053125B">
      <w:pPr>
        <w:spacing w:after="0"/>
        <w:jc w:val="center"/>
        <w:rPr>
          <w:b/>
          <w:bCs/>
          <w:color w:val="FF0000"/>
          <w:sz w:val="40"/>
          <w:szCs w:val="40"/>
        </w:rPr>
      </w:pPr>
    </w:p>
    <w:p w14:paraId="5CF1989F" w14:textId="43B2DBC0" w:rsidR="0053125B" w:rsidRPr="00597284" w:rsidRDefault="0053125B" w:rsidP="0053125B">
      <w:pPr>
        <w:spacing w:after="0"/>
        <w:jc w:val="center"/>
        <w:rPr>
          <w:b/>
          <w:bCs/>
          <w:color w:val="FF0000"/>
          <w:sz w:val="40"/>
          <w:szCs w:val="40"/>
        </w:rPr>
      </w:pPr>
      <w:r w:rsidRPr="00597284">
        <w:rPr>
          <w:b/>
          <w:bCs/>
          <w:color w:val="FF0000"/>
          <w:sz w:val="40"/>
          <w:szCs w:val="40"/>
        </w:rPr>
        <w:t>Serial</w:t>
      </w:r>
    </w:p>
    <w:p w14:paraId="393ECCC5" w14:textId="092A46BC" w:rsidR="0053125B" w:rsidRPr="00597284" w:rsidRDefault="0053125B" w:rsidP="006A07B4">
      <w:pPr>
        <w:spacing w:after="0"/>
        <w:rPr>
          <w:color w:val="FF0000"/>
        </w:rPr>
      </w:pPr>
      <w:r w:rsidRPr="00597284">
        <w:rPr>
          <w:color w:val="FF0000"/>
        </w:rPr>
        <w:t>10/10/2020</w:t>
      </w:r>
    </w:p>
    <w:p w14:paraId="35E84994" w14:textId="77777777" w:rsidR="0053125B" w:rsidRPr="00597284" w:rsidRDefault="0053125B" w:rsidP="006A07B4">
      <w:pPr>
        <w:spacing w:after="0"/>
        <w:rPr>
          <w:color w:val="FF0000"/>
        </w:rPr>
      </w:pPr>
    </w:p>
    <w:p w14:paraId="323D5644" w14:textId="4F269F48" w:rsidR="0053125B" w:rsidRPr="00597284" w:rsidRDefault="0053125B" w:rsidP="006A07B4">
      <w:pPr>
        <w:spacing w:after="0"/>
        <w:rPr>
          <w:color w:val="FF0000"/>
        </w:rPr>
      </w:pPr>
      <w:r w:rsidRPr="00597284">
        <w:rPr>
          <w:color w:val="FF0000"/>
        </w:rPr>
        <w:t>Arduino Nano (Mega328P) tem uma única porta serial que é a US</w:t>
      </w:r>
      <w:r w:rsidR="005F390C" w:rsidRPr="00597284">
        <w:rPr>
          <w:color w:val="FF0000"/>
        </w:rPr>
        <w:t>A</w:t>
      </w:r>
      <w:r w:rsidRPr="00597284">
        <w:rPr>
          <w:color w:val="FF0000"/>
        </w:rPr>
        <w:t>RT0.</w:t>
      </w:r>
    </w:p>
    <w:p w14:paraId="6DD392D7" w14:textId="68B52D8D" w:rsidR="005F390C" w:rsidRPr="00597284" w:rsidRDefault="0053125B" w:rsidP="0053125B">
      <w:pPr>
        <w:spacing w:after="0"/>
        <w:rPr>
          <w:color w:val="FF0000"/>
        </w:rPr>
      </w:pPr>
      <w:r w:rsidRPr="00597284">
        <w:rPr>
          <w:color w:val="FF0000"/>
        </w:rPr>
        <w:t>Não usar as funções seriais (classe “Serial.xxx”), pois comprometem a interrupção de recepção da porta serial 0.</w:t>
      </w:r>
    </w:p>
    <w:p w14:paraId="513077C5" w14:textId="1F3FCE21" w:rsidR="0053125B" w:rsidRPr="00597284" w:rsidRDefault="005F390C" w:rsidP="0053125B">
      <w:pPr>
        <w:spacing w:after="0"/>
        <w:rPr>
          <w:color w:val="FF0000"/>
        </w:rPr>
      </w:pPr>
      <w:r w:rsidRPr="00597284">
        <w:rPr>
          <w:color w:val="FF0000"/>
        </w:rPr>
        <w:t>S</w:t>
      </w:r>
      <w:r w:rsidR="0053125B" w:rsidRPr="00597284">
        <w:rPr>
          <w:color w:val="FF0000"/>
        </w:rPr>
        <w:t>urge o erro: multiple definition of `__vector_xx'</w:t>
      </w:r>
    </w:p>
    <w:p w14:paraId="4B6F935D" w14:textId="0856927D" w:rsidR="0053125B" w:rsidRPr="00597284" w:rsidRDefault="005F390C" w:rsidP="0053125B">
      <w:pPr>
        <w:spacing w:after="0"/>
        <w:jc w:val="both"/>
        <w:rPr>
          <w:color w:val="FF0000"/>
        </w:rPr>
      </w:pPr>
      <w:r w:rsidRPr="00597284">
        <w:rPr>
          <w:color w:val="FF0000"/>
        </w:rPr>
        <w:t>Interrupções: USART_RX_vect e USART_TX_vect</w:t>
      </w:r>
    </w:p>
    <w:p w14:paraId="396514C1" w14:textId="462FEBC2" w:rsidR="005F390C" w:rsidRPr="00597284" w:rsidRDefault="005F390C" w:rsidP="0053125B">
      <w:pPr>
        <w:spacing w:after="0"/>
        <w:jc w:val="both"/>
        <w:rPr>
          <w:color w:val="FF0000"/>
        </w:rPr>
      </w:pPr>
    </w:p>
    <w:p w14:paraId="377442C6" w14:textId="023282D8" w:rsidR="00B36863" w:rsidRPr="00597284" w:rsidRDefault="00B36863" w:rsidP="0053125B">
      <w:pPr>
        <w:spacing w:after="0"/>
        <w:jc w:val="both"/>
        <w:rPr>
          <w:color w:val="FF0000"/>
        </w:rPr>
      </w:pPr>
    </w:p>
    <w:p w14:paraId="66D254EF" w14:textId="77777777" w:rsidR="00B36863" w:rsidRPr="00597284" w:rsidRDefault="00B36863" w:rsidP="0053125B">
      <w:pPr>
        <w:spacing w:after="0"/>
        <w:jc w:val="both"/>
        <w:rPr>
          <w:color w:val="FF0000"/>
        </w:rPr>
      </w:pPr>
    </w:p>
    <w:p w14:paraId="3330AECF" w14:textId="77777777" w:rsidR="0053125B" w:rsidRPr="00597284" w:rsidRDefault="0053125B" w:rsidP="0053125B">
      <w:pPr>
        <w:spacing w:after="0"/>
        <w:jc w:val="center"/>
        <w:rPr>
          <w:color w:val="FF0000"/>
          <w:sz w:val="32"/>
          <w:szCs w:val="32"/>
        </w:rPr>
      </w:pPr>
      <w:r w:rsidRPr="00597284">
        <w:rPr>
          <w:color w:val="FF0000"/>
          <w:sz w:val="32"/>
          <w:szCs w:val="32"/>
        </w:rPr>
        <w:t>Funções para a Serial 0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724"/>
        <w:gridCol w:w="3452"/>
        <w:gridCol w:w="3416"/>
      </w:tblGrid>
      <w:tr w:rsidR="00597284" w:rsidRPr="00597284" w14:paraId="0A13C0A3" w14:textId="77777777" w:rsidTr="004916B6">
        <w:trPr>
          <w:jc w:val="center"/>
        </w:trPr>
        <w:tc>
          <w:tcPr>
            <w:tcW w:w="724" w:type="dxa"/>
          </w:tcPr>
          <w:p w14:paraId="070B22F8" w14:textId="29D9742E" w:rsidR="00E85C4E" w:rsidRPr="00597284" w:rsidRDefault="00E85C4E" w:rsidP="004916B6">
            <w:pPr>
              <w:rPr>
                <w:color w:val="FF0000"/>
              </w:rPr>
            </w:pPr>
          </w:p>
        </w:tc>
        <w:tc>
          <w:tcPr>
            <w:tcW w:w="3452" w:type="dxa"/>
          </w:tcPr>
          <w:p w14:paraId="51493CF7" w14:textId="01FEDFB9" w:rsidR="00E85C4E" w:rsidRPr="00597284" w:rsidRDefault="00E85C4E" w:rsidP="004916B6">
            <w:pPr>
              <w:rPr>
                <w:color w:val="FF0000"/>
              </w:rPr>
            </w:pPr>
          </w:p>
        </w:tc>
        <w:tc>
          <w:tcPr>
            <w:tcW w:w="3416" w:type="dxa"/>
          </w:tcPr>
          <w:p w14:paraId="01B4A467" w14:textId="4923EB18" w:rsidR="00E85C4E" w:rsidRPr="00597284" w:rsidRDefault="00E85C4E" w:rsidP="004916B6">
            <w:pPr>
              <w:rPr>
                <w:color w:val="FF0000"/>
              </w:rPr>
            </w:pPr>
          </w:p>
        </w:tc>
      </w:tr>
      <w:tr w:rsidR="00597284" w:rsidRPr="00597284" w14:paraId="1E78ABC5" w14:textId="77777777" w:rsidTr="004916B6">
        <w:trPr>
          <w:jc w:val="center"/>
        </w:trPr>
        <w:tc>
          <w:tcPr>
            <w:tcW w:w="724" w:type="dxa"/>
          </w:tcPr>
          <w:p w14:paraId="32D1F00E" w14:textId="09ABA714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3AF31474" w14:textId="63E8426B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ser_nrf_param</w:t>
            </w:r>
          </w:p>
        </w:tc>
        <w:tc>
          <w:tcPr>
            <w:tcW w:w="3416" w:type="dxa"/>
          </w:tcPr>
          <w:p w14:paraId="1A648CC2" w14:textId="7ED8C76C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06C7E83E" w14:textId="77777777" w:rsidTr="004916B6">
        <w:trPr>
          <w:jc w:val="center"/>
        </w:trPr>
        <w:tc>
          <w:tcPr>
            <w:tcW w:w="724" w:type="dxa"/>
          </w:tcPr>
          <w:p w14:paraId="16626E60" w14:textId="685DA556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59310921" w14:textId="5C46DE1E" w:rsidR="00B36863" w:rsidRPr="00597284" w:rsidRDefault="00B36863" w:rsidP="00B3686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ser_wq_blk</w:t>
            </w:r>
          </w:p>
        </w:tc>
        <w:tc>
          <w:tcPr>
            <w:tcW w:w="3416" w:type="dxa"/>
          </w:tcPr>
          <w:p w14:paraId="49380FEE" w14:textId="6D6C0F2C" w:rsidR="00B36863" w:rsidRPr="00597284" w:rsidRDefault="00B36863" w:rsidP="00B3686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(long adr, word qtd)</w:t>
            </w:r>
          </w:p>
        </w:tc>
      </w:tr>
      <w:tr w:rsidR="00597284" w:rsidRPr="00597284" w14:paraId="7712D612" w14:textId="77777777" w:rsidTr="00724428">
        <w:trPr>
          <w:jc w:val="center"/>
        </w:trPr>
        <w:tc>
          <w:tcPr>
            <w:tcW w:w="724" w:type="dxa"/>
          </w:tcPr>
          <w:p w14:paraId="2DC8F1C0" w14:textId="77777777" w:rsidR="00B36863" w:rsidRPr="00597284" w:rsidRDefault="00B36863" w:rsidP="00B36863">
            <w:pPr>
              <w:rPr>
                <w:color w:val="FF0000"/>
                <w:lang w:val="en-US"/>
              </w:rPr>
            </w:pPr>
          </w:p>
        </w:tc>
        <w:tc>
          <w:tcPr>
            <w:tcW w:w="3452" w:type="dxa"/>
          </w:tcPr>
          <w:p w14:paraId="10EF2B78" w14:textId="77777777" w:rsidR="00B36863" w:rsidRPr="00597284" w:rsidRDefault="00B36863" w:rsidP="00B36863">
            <w:pPr>
              <w:rPr>
                <w:color w:val="FF0000"/>
                <w:lang w:val="en-US"/>
              </w:rPr>
            </w:pPr>
          </w:p>
        </w:tc>
        <w:tc>
          <w:tcPr>
            <w:tcW w:w="3416" w:type="dxa"/>
          </w:tcPr>
          <w:p w14:paraId="42635078" w14:textId="77777777" w:rsidR="00B36863" w:rsidRPr="00597284" w:rsidRDefault="00B36863" w:rsidP="00B36863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31EC1665" w14:textId="77777777" w:rsidTr="004916B6">
        <w:trPr>
          <w:jc w:val="center"/>
        </w:trPr>
        <w:tc>
          <w:tcPr>
            <w:tcW w:w="724" w:type="dxa"/>
          </w:tcPr>
          <w:p w14:paraId="3E2550A4" w14:textId="29AF110B" w:rsidR="00B36863" w:rsidRPr="00597284" w:rsidRDefault="00B36863" w:rsidP="00B36863">
            <w:pPr>
              <w:rPr>
                <w:color w:val="FF0000"/>
                <w:lang w:val="en-US"/>
              </w:rPr>
            </w:pPr>
          </w:p>
        </w:tc>
        <w:tc>
          <w:tcPr>
            <w:tcW w:w="3452" w:type="dxa"/>
          </w:tcPr>
          <w:p w14:paraId="38936D4F" w14:textId="0A84F4C6" w:rsidR="00B36863" w:rsidRPr="00597284" w:rsidRDefault="00B36863" w:rsidP="00B36863">
            <w:pPr>
              <w:rPr>
                <w:color w:val="FF0000"/>
                <w:lang w:val="en-US"/>
              </w:rPr>
            </w:pPr>
          </w:p>
        </w:tc>
        <w:tc>
          <w:tcPr>
            <w:tcW w:w="3416" w:type="dxa"/>
          </w:tcPr>
          <w:p w14:paraId="0AD53F5A" w14:textId="2B0C1B6D" w:rsidR="00B36863" w:rsidRPr="00597284" w:rsidRDefault="00B36863" w:rsidP="00B36863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3545BB01" w14:textId="77777777" w:rsidTr="00017D90">
        <w:trPr>
          <w:jc w:val="center"/>
        </w:trPr>
        <w:tc>
          <w:tcPr>
            <w:tcW w:w="724" w:type="dxa"/>
          </w:tcPr>
          <w:p w14:paraId="6DAF0C92" w14:textId="74E0D206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6F8220EA" w14:textId="33EFB820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ser_cmdo_letras;</w:t>
            </w:r>
          </w:p>
        </w:tc>
        <w:tc>
          <w:tcPr>
            <w:tcW w:w="3416" w:type="dxa"/>
          </w:tcPr>
          <w:p w14:paraId="6E35B627" w14:textId="3B860168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nr, byte x)</w:t>
            </w:r>
          </w:p>
        </w:tc>
      </w:tr>
      <w:tr w:rsidR="00597284" w:rsidRPr="00597284" w14:paraId="1574D655" w14:textId="77777777" w:rsidTr="00017D90">
        <w:trPr>
          <w:jc w:val="center"/>
        </w:trPr>
        <w:tc>
          <w:tcPr>
            <w:tcW w:w="724" w:type="dxa"/>
          </w:tcPr>
          <w:p w14:paraId="7E0CC9B9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3452" w:type="dxa"/>
          </w:tcPr>
          <w:p w14:paraId="4BA3A861" w14:textId="0149D1D3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ser_pfn_eeprom</w:t>
            </w:r>
          </w:p>
        </w:tc>
        <w:tc>
          <w:tcPr>
            <w:tcW w:w="3416" w:type="dxa"/>
          </w:tcPr>
          <w:p w14:paraId="607F79E9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n)</w:t>
            </w:r>
          </w:p>
        </w:tc>
      </w:tr>
      <w:tr w:rsidR="00597284" w:rsidRPr="00597284" w14:paraId="3B7AB9A8" w14:textId="77777777" w:rsidTr="00017D90">
        <w:trPr>
          <w:jc w:val="center"/>
        </w:trPr>
        <w:tc>
          <w:tcPr>
            <w:tcW w:w="724" w:type="dxa"/>
          </w:tcPr>
          <w:p w14:paraId="70B36E84" w14:textId="2061D23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3452" w:type="dxa"/>
          </w:tcPr>
          <w:p w14:paraId="2EA39F10" w14:textId="6A55C8D1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ser_pfn_dt</w:t>
            </w:r>
          </w:p>
        </w:tc>
        <w:tc>
          <w:tcPr>
            <w:tcW w:w="3416" w:type="dxa"/>
          </w:tcPr>
          <w:p w14:paraId="5619EBDF" w14:textId="6D20A0D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n)</w:t>
            </w:r>
          </w:p>
        </w:tc>
      </w:tr>
      <w:tr w:rsidR="00597284" w:rsidRPr="00597284" w14:paraId="3F970812" w14:textId="77777777" w:rsidTr="00017D90">
        <w:trPr>
          <w:jc w:val="center"/>
        </w:trPr>
        <w:tc>
          <w:tcPr>
            <w:tcW w:w="724" w:type="dxa"/>
          </w:tcPr>
          <w:p w14:paraId="521E91CF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79CC98EC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ser_eeprom_dump</w:t>
            </w:r>
          </w:p>
        </w:tc>
        <w:tc>
          <w:tcPr>
            <w:tcW w:w="3416" w:type="dxa"/>
          </w:tcPr>
          <w:p w14:paraId="39139710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741EB1CE" w14:textId="77777777" w:rsidTr="00017D90">
        <w:trPr>
          <w:jc w:val="center"/>
        </w:trPr>
        <w:tc>
          <w:tcPr>
            <w:tcW w:w="724" w:type="dxa"/>
          </w:tcPr>
          <w:p w14:paraId="2F7298D0" w14:textId="1028D9FF" w:rsidR="00B36863" w:rsidRPr="00597284" w:rsidRDefault="00B36863" w:rsidP="00B36863">
            <w:pPr>
              <w:rPr>
                <w:color w:val="FF0000"/>
              </w:rPr>
            </w:pPr>
          </w:p>
        </w:tc>
        <w:tc>
          <w:tcPr>
            <w:tcW w:w="3452" w:type="dxa"/>
          </w:tcPr>
          <w:p w14:paraId="5A5D4019" w14:textId="294C485C" w:rsidR="00B36863" w:rsidRPr="00597284" w:rsidRDefault="00B36863" w:rsidP="00B3686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void ser_dump(byte *vt, byte qtd)</w:t>
            </w:r>
          </w:p>
        </w:tc>
        <w:tc>
          <w:tcPr>
            <w:tcW w:w="3416" w:type="dxa"/>
          </w:tcPr>
          <w:p w14:paraId="4670E56F" w14:textId="58982DE9" w:rsidR="00B36863" w:rsidRPr="00597284" w:rsidRDefault="00B36863" w:rsidP="00B36863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3FE60E09" w14:textId="77777777" w:rsidTr="00017D90">
        <w:trPr>
          <w:jc w:val="center"/>
        </w:trPr>
        <w:tc>
          <w:tcPr>
            <w:tcW w:w="724" w:type="dxa"/>
          </w:tcPr>
          <w:p w14:paraId="4E6F492C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1E5706EF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ser_eeprom_config</w:t>
            </w:r>
          </w:p>
        </w:tc>
        <w:tc>
          <w:tcPr>
            <w:tcW w:w="3416" w:type="dxa"/>
          </w:tcPr>
          <w:p w14:paraId="0BB1D286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715E37CF" w14:textId="77777777" w:rsidTr="00017D90">
        <w:trPr>
          <w:jc w:val="center"/>
        </w:trPr>
        <w:tc>
          <w:tcPr>
            <w:tcW w:w="724" w:type="dxa"/>
          </w:tcPr>
          <w:p w14:paraId="28CE5F7D" w14:textId="74D5A236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1031F842" w14:textId="5AEC9EA4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ser_eeprom_dir</w:t>
            </w:r>
          </w:p>
        </w:tc>
        <w:tc>
          <w:tcPr>
            <w:tcW w:w="3416" w:type="dxa"/>
          </w:tcPr>
          <w:p w14:paraId="680DB824" w14:textId="24E8D82E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30554E6F" w14:textId="77777777" w:rsidTr="00017D90">
        <w:trPr>
          <w:jc w:val="center"/>
        </w:trPr>
        <w:tc>
          <w:tcPr>
            <w:tcW w:w="724" w:type="dxa"/>
          </w:tcPr>
          <w:p w14:paraId="468FEE45" w14:textId="1EE7745A" w:rsidR="00B36863" w:rsidRPr="00597284" w:rsidRDefault="00B36863" w:rsidP="00B36863">
            <w:pPr>
              <w:rPr>
                <w:color w:val="FF0000"/>
              </w:rPr>
            </w:pPr>
          </w:p>
        </w:tc>
        <w:tc>
          <w:tcPr>
            <w:tcW w:w="3452" w:type="dxa"/>
          </w:tcPr>
          <w:p w14:paraId="1AB4A077" w14:textId="446CD9AC" w:rsidR="00B36863" w:rsidRPr="00597284" w:rsidRDefault="00B36863" w:rsidP="00B36863">
            <w:pPr>
              <w:rPr>
                <w:color w:val="FF0000"/>
              </w:rPr>
            </w:pPr>
          </w:p>
        </w:tc>
        <w:tc>
          <w:tcPr>
            <w:tcW w:w="3416" w:type="dxa"/>
          </w:tcPr>
          <w:p w14:paraId="1E7CAF14" w14:textId="11AA1178" w:rsidR="00B36863" w:rsidRPr="00597284" w:rsidRDefault="00B36863" w:rsidP="00B36863">
            <w:pPr>
              <w:rPr>
                <w:color w:val="FF0000"/>
              </w:rPr>
            </w:pPr>
          </w:p>
        </w:tc>
      </w:tr>
      <w:tr w:rsidR="00597284" w:rsidRPr="00597284" w14:paraId="4CA3479E" w14:textId="77777777" w:rsidTr="00017D90">
        <w:trPr>
          <w:jc w:val="center"/>
        </w:trPr>
        <w:tc>
          <w:tcPr>
            <w:tcW w:w="724" w:type="dxa"/>
          </w:tcPr>
          <w:p w14:paraId="53AECCB1" w14:textId="30E44B96" w:rsidR="00B36863" w:rsidRPr="00597284" w:rsidRDefault="00B36863" w:rsidP="00B36863">
            <w:pPr>
              <w:rPr>
                <w:color w:val="FF0000"/>
              </w:rPr>
            </w:pPr>
          </w:p>
        </w:tc>
        <w:tc>
          <w:tcPr>
            <w:tcW w:w="3452" w:type="dxa"/>
          </w:tcPr>
          <w:p w14:paraId="73EF905E" w14:textId="09879178" w:rsidR="00B36863" w:rsidRPr="00597284" w:rsidRDefault="00B36863" w:rsidP="00B36863">
            <w:pPr>
              <w:rPr>
                <w:color w:val="FF0000"/>
              </w:rPr>
            </w:pPr>
          </w:p>
        </w:tc>
        <w:tc>
          <w:tcPr>
            <w:tcW w:w="3416" w:type="dxa"/>
          </w:tcPr>
          <w:p w14:paraId="48825FD5" w14:textId="30676482" w:rsidR="00B36863" w:rsidRPr="00597284" w:rsidRDefault="00B36863" w:rsidP="00B36863">
            <w:pPr>
              <w:rPr>
                <w:color w:val="FF0000"/>
              </w:rPr>
            </w:pPr>
          </w:p>
        </w:tc>
      </w:tr>
      <w:tr w:rsidR="00597284" w:rsidRPr="00597284" w14:paraId="541DFA45" w14:textId="77777777" w:rsidTr="00017D90">
        <w:trPr>
          <w:jc w:val="center"/>
        </w:trPr>
        <w:tc>
          <w:tcPr>
            <w:tcW w:w="724" w:type="dxa"/>
          </w:tcPr>
          <w:p w14:paraId="0078B773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322268FB" w14:textId="3A0B5ACC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ser_data_hora</w:t>
            </w:r>
          </w:p>
        </w:tc>
        <w:tc>
          <w:tcPr>
            <w:tcW w:w="3416" w:type="dxa"/>
          </w:tcPr>
          <w:p w14:paraId="6D22337B" w14:textId="7D85F50E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(char *vet)</w:t>
            </w:r>
          </w:p>
        </w:tc>
      </w:tr>
      <w:tr w:rsidR="00597284" w:rsidRPr="00597284" w14:paraId="15FFC136" w14:textId="77777777" w:rsidTr="00017D90">
        <w:trPr>
          <w:jc w:val="center"/>
        </w:trPr>
        <w:tc>
          <w:tcPr>
            <w:tcW w:w="724" w:type="dxa"/>
          </w:tcPr>
          <w:p w14:paraId="1D16FF9C" w14:textId="7065CA1A" w:rsidR="00B36863" w:rsidRPr="00597284" w:rsidRDefault="00B36863" w:rsidP="00B36863">
            <w:pPr>
              <w:rPr>
                <w:color w:val="FF0000"/>
              </w:rPr>
            </w:pPr>
          </w:p>
        </w:tc>
        <w:tc>
          <w:tcPr>
            <w:tcW w:w="3452" w:type="dxa"/>
          </w:tcPr>
          <w:p w14:paraId="1658D5A5" w14:textId="21E885E8" w:rsidR="00B36863" w:rsidRPr="00597284" w:rsidRDefault="00B36863" w:rsidP="00B36863">
            <w:pPr>
              <w:rPr>
                <w:color w:val="FF0000"/>
              </w:rPr>
            </w:pPr>
          </w:p>
        </w:tc>
        <w:tc>
          <w:tcPr>
            <w:tcW w:w="3416" w:type="dxa"/>
          </w:tcPr>
          <w:p w14:paraId="6908E9D7" w14:textId="0FA401DF" w:rsidR="00B36863" w:rsidRPr="00597284" w:rsidRDefault="00B36863" w:rsidP="00B36863">
            <w:pPr>
              <w:rPr>
                <w:color w:val="FF0000"/>
              </w:rPr>
            </w:pPr>
          </w:p>
        </w:tc>
      </w:tr>
      <w:tr w:rsidR="00597284" w:rsidRPr="00597284" w14:paraId="3AFF437C" w14:textId="77777777" w:rsidTr="00017D90">
        <w:trPr>
          <w:jc w:val="center"/>
        </w:trPr>
        <w:tc>
          <w:tcPr>
            <w:tcW w:w="724" w:type="dxa"/>
          </w:tcPr>
          <w:p w14:paraId="12680CA5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3CB9C3CC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ser_float</w:t>
            </w:r>
          </w:p>
        </w:tc>
        <w:tc>
          <w:tcPr>
            <w:tcW w:w="3416" w:type="dxa"/>
          </w:tcPr>
          <w:p w14:paraId="3D99493E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(float fx, byte prec)</w:t>
            </w:r>
          </w:p>
        </w:tc>
      </w:tr>
      <w:tr w:rsidR="00597284" w:rsidRPr="00597284" w14:paraId="68B1C6A9" w14:textId="77777777" w:rsidTr="00017D90">
        <w:trPr>
          <w:jc w:val="center"/>
        </w:trPr>
        <w:tc>
          <w:tcPr>
            <w:tcW w:w="724" w:type="dxa"/>
          </w:tcPr>
          <w:p w14:paraId="29639E58" w14:textId="2BFA8FCD" w:rsidR="00B36863" w:rsidRPr="00597284" w:rsidRDefault="00B36863" w:rsidP="00B36863">
            <w:pPr>
              <w:rPr>
                <w:color w:val="FF0000"/>
              </w:rPr>
            </w:pPr>
          </w:p>
        </w:tc>
        <w:tc>
          <w:tcPr>
            <w:tcW w:w="3452" w:type="dxa"/>
          </w:tcPr>
          <w:p w14:paraId="6DBE5235" w14:textId="5543FAD5" w:rsidR="00B36863" w:rsidRPr="00597284" w:rsidRDefault="00B36863" w:rsidP="00B36863">
            <w:pPr>
              <w:rPr>
                <w:color w:val="FF0000"/>
              </w:rPr>
            </w:pPr>
          </w:p>
        </w:tc>
        <w:tc>
          <w:tcPr>
            <w:tcW w:w="3416" w:type="dxa"/>
          </w:tcPr>
          <w:p w14:paraId="3964BCF5" w14:textId="071F426D" w:rsidR="00B36863" w:rsidRPr="00597284" w:rsidRDefault="00B36863" w:rsidP="00B36863">
            <w:pPr>
              <w:rPr>
                <w:color w:val="FF0000"/>
              </w:rPr>
            </w:pPr>
          </w:p>
        </w:tc>
      </w:tr>
      <w:tr w:rsidR="00597284" w:rsidRPr="00597284" w14:paraId="2716CFC6" w14:textId="77777777" w:rsidTr="00017D90">
        <w:trPr>
          <w:jc w:val="center"/>
        </w:trPr>
        <w:tc>
          <w:tcPr>
            <w:tcW w:w="724" w:type="dxa"/>
          </w:tcPr>
          <w:p w14:paraId="6DCCB360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610A6714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ser_dec32</w:t>
            </w:r>
          </w:p>
        </w:tc>
        <w:tc>
          <w:tcPr>
            <w:tcW w:w="3416" w:type="dxa"/>
          </w:tcPr>
          <w:p w14:paraId="6721582F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(long dt)</w:t>
            </w:r>
          </w:p>
        </w:tc>
      </w:tr>
      <w:tr w:rsidR="00597284" w:rsidRPr="00597284" w14:paraId="08982004" w14:textId="77777777" w:rsidTr="00017D90">
        <w:trPr>
          <w:jc w:val="center"/>
        </w:trPr>
        <w:tc>
          <w:tcPr>
            <w:tcW w:w="724" w:type="dxa"/>
          </w:tcPr>
          <w:p w14:paraId="312D9E78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3E253CA2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ser_dec32u</w:t>
            </w:r>
          </w:p>
        </w:tc>
        <w:tc>
          <w:tcPr>
            <w:tcW w:w="3416" w:type="dxa"/>
          </w:tcPr>
          <w:p w14:paraId="3593E0EE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(long dt)</w:t>
            </w:r>
          </w:p>
        </w:tc>
      </w:tr>
      <w:tr w:rsidR="00597284" w:rsidRPr="00597284" w14:paraId="0E002A00" w14:textId="77777777" w:rsidTr="00017D90">
        <w:trPr>
          <w:jc w:val="center"/>
        </w:trPr>
        <w:tc>
          <w:tcPr>
            <w:tcW w:w="724" w:type="dxa"/>
          </w:tcPr>
          <w:p w14:paraId="4F10F339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584FAD45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ser_dec32nz</w:t>
            </w:r>
          </w:p>
        </w:tc>
        <w:tc>
          <w:tcPr>
            <w:tcW w:w="3416" w:type="dxa"/>
          </w:tcPr>
          <w:p w14:paraId="03B70890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(long dt)</w:t>
            </w:r>
          </w:p>
        </w:tc>
      </w:tr>
      <w:tr w:rsidR="00597284" w:rsidRPr="00597284" w14:paraId="78E86CD1" w14:textId="77777777" w:rsidTr="00017D90">
        <w:trPr>
          <w:jc w:val="center"/>
        </w:trPr>
        <w:tc>
          <w:tcPr>
            <w:tcW w:w="724" w:type="dxa"/>
          </w:tcPr>
          <w:p w14:paraId="3758097C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47709876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ser_dec32unz</w:t>
            </w:r>
          </w:p>
        </w:tc>
        <w:tc>
          <w:tcPr>
            <w:tcW w:w="3416" w:type="dxa"/>
          </w:tcPr>
          <w:p w14:paraId="4595CC78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(long dt)</w:t>
            </w:r>
          </w:p>
        </w:tc>
      </w:tr>
      <w:tr w:rsidR="00597284" w:rsidRPr="00597284" w14:paraId="291A3463" w14:textId="77777777" w:rsidTr="00017D90">
        <w:trPr>
          <w:jc w:val="center"/>
        </w:trPr>
        <w:tc>
          <w:tcPr>
            <w:tcW w:w="724" w:type="dxa"/>
          </w:tcPr>
          <w:p w14:paraId="07A396F9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29E38A7A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ser_hex32</w:t>
            </w:r>
          </w:p>
        </w:tc>
        <w:tc>
          <w:tcPr>
            <w:tcW w:w="3416" w:type="dxa"/>
          </w:tcPr>
          <w:p w14:paraId="194430C1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(long dt)</w:t>
            </w:r>
          </w:p>
        </w:tc>
      </w:tr>
      <w:tr w:rsidR="00597284" w:rsidRPr="00597284" w14:paraId="3239588F" w14:textId="77777777" w:rsidTr="00017D90">
        <w:trPr>
          <w:jc w:val="center"/>
        </w:trPr>
        <w:tc>
          <w:tcPr>
            <w:tcW w:w="724" w:type="dxa"/>
          </w:tcPr>
          <w:p w14:paraId="6D5873E2" w14:textId="77777777" w:rsidR="00B36863" w:rsidRPr="00597284" w:rsidRDefault="00B36863" w:rsidP="00B36863">
            <w:pPr>
              <w:rPr>
                <w:color w:val="FF0000"/>
              </w:rPr>
            </w:pPr>
          </w:p>
        </w:tc>
        <w:tc>
          <w:tcPr>
            <w:tcW w:w="3452" w:type="dxa"/>
          </w:tcPr>
          <w:p w14:paraId="75628E99" w14:textId="77777777" w:rsidR="00B36863" w:rsidRPr="00597284" w:rsidRDefault="00B36863" w:rsidP="00B36863">
            <w:pPr>
              <w:rPr>
                <w:color w:val="FF0000"/>
              </w:rPr>
            </w:pPr>
          </w:p>
        </w:tc>
        <w:tc>
          <w:tcPr>
            <w:tcW w:w="3416" w:type="dxa"/>
          </w:tcPr>
          <w:p w14:paraId="61057A31" w14:textId="77777777" w:rsidR="00B36863" w:rsidRPr="00597284" w:rsidRDefault="00B36863" w:rsidP="00B36863">
            <w:pPr>
              <w:rPr>
                <w:color w:val="FF0000"/>
              </w:rPr>
            </w:pPr>
          </w:p>
        </w:tc>
      </w:tr>
      <w:tr w:rsidR="00597284" w:rsidRPr="00597284" w14:paraId="3327BC07" w14:textId="77777777" w:rsidTr="00017D90">
        <w:trPr>
          <w:jc w:val="center"/>
        </w:trPr>
        <w:tc>
          <w:tcPr>
            <w:tcW w:w="724" w:type="dxa"/>
          </w:tcPr>
          <w:p w14:paraId="59D1D92E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6285A66E" w14:textId="7302BD26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ser_bcd16</w:t>
            </w:r>
          </w:p>
        </w:tc>
        <w:tc>
          <w:tcPr>
            <w:tcW w:w="3416" w:type="dxa"/>
          </w:tcPr>
          <w:p w14:paraId="3C4EB94E" w14:textId="4510B4BE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(word dt)</w:t>
            </w:r>
          </w:p>
        </w:tc>
      </w:tr>
      <w:tr w:rsidR="00597284" w:rsidRPr="00597284" w14:paraId="0BD02DC4" w14:textId="77777777" w:rsidTr="00017D90">
        <w:trPr>
          <w:jc w:val="center"/>
        </w:trPr>
        <w:tc>
          <w:tcPr>
            <w:tcW w:w="724" w:type="dxa"/>
          </w:tcPr>
          <w:p w14:paraId="5D072676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765B65C4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ser_dec16</w:t>
            </w:r>
          </w:p>
        </w:tc>
        <w:tc>
          <w:tcPr>
            <w:tcW w:w="3416" w:type="dxa"/>
          </w:tcPr>
          <w:p w14:paraId="2B5BF56F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(int dt)</w:t>
            </w:r>
          </w:p>
        </w:tc>
      </w:tr>
      <w:tr w:rsidR="00597284" w:rsidRPr="00597284" w14:paraId="15576E4B" w14:textId="77777777" w:rsidTr="00017D90">
        <w:trPr>
          <w:jc w:val="center"/>
        </w:trPr>
        <w:tc>
          <w:tcPr>
            <w:tcW w:w="724" w:type="dxa"/>
          </w:tcPr>
          <w:p w14:paraId="4C786E87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433515F6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ser_dec16u</w:t>
            </w:r>
          </w:p>
        </w:tc>
        <w:tc>
          <w:tcPr>
            <w:tcW w:w="3416" w:type="dxa"/>
          </w:tcPr>
          <w:p w14:paraId="6698629F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(word dt)</w:t>
            </w:r>
          </w:p>
        </w:tc>
      </w:tr>
      <w:tr w:rsidR="00597284" w:rsidRPr="00597284" w14:paraId="20AAA911" w14:textId="77777777" w:rsidTr="00017D90">
        <w:trPr>
          <w:jc w:val="center"/>
        </w:trPr>
        <w:tc>
          <w:tcPr>
            <w:tcW w:w="724" w:type="dxa"/>
          </w:tcPr>
          <w:p w14:paraId="562EE8D2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60A69542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ser_dec16nz</w:t>
            </w:r>
          </w:p>
        </w:tc>
        <w:tc>
          <w:tcPr>
            <w:tcW w:w="3416" w:type="dxa"/>
          </w:tcPr>
          <w:p w14:paraId="71B8DE10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(int dt)</w:t>
            </w:r>
          </w:p>
        </w:tc>
      </w:tr>
      <w:tr w:rsidR="00597284" w:rsidRPr="00597284" w14:paraId="2DC03252" w14:textId="77777777" w:rsidTr="00017D90">
        <w:trPr>
          <w:jc w:val="center"/>
        </w:trPr>
        <w:tc>
          <w:tcPr>
            <w:tcW w:w="724" w:type="dxa"/>
          </w:tcPr>
          <w:p w14:paraId="4E24BBA7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723FE4A2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ser_dec16unz</w:t>
            </w:r>
          </w:p>
        </w:tc>
        <w:tc>
          <w:tcPr>
            <w:tcW w:w="3416" w:type="dxa"/>
          </w:tcPr>
          <w:p w14:paraId="18331B6E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(word dt)</w:t>
            </w:r>
          </w:p>
        </w:tc>
      </w:tr>
      <w:tr w:rsidR="00597284" w:rsidRPr="00597284" w14:paraId="650AC6E8" w14:textId="77777777" w:rsidTr="00017D90">
        <w:trPr>
          <w:jc w:val="center"/>
        </w:trPr>
        <w:tc>
          <w:tcPr>
            <w:tcW w:w="724" w:type="dxa"/>
          </w:tcPr>
          <w:p w14:paraId="4157440A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4BD9FBB7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ser_hex16</w:t>
            </w:r>
          </w:p>
        </w:tc>
        <w:tc>
          <w:tcPr>
            <w:tcW w:w="3416" w:type="dxa"/>
          </w:tcPr>
          <w:p w14:paraId="049A6B48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(word dt)</w:t>
            </w:r>
          </w:p>
        </w:tc>
      </w:tr>
      <w:tr w:rsidR="00597284" w:rsidRPr="00597284" w14:paraId="659B976F" w14:textId="77777777" w:rsidTr="00017D90">
        <w:trPr>
          <w:jc w:val="center"/>
        </w:trPr>
        <w:tc>
          <w:tcPr>
            <w:tcW w:w="724" w:type="dxa"/>
          </w:tcPr>
          <w:p w14:paraId="697D9B07" w14:textId="77777777" w:rsidR="00B36863" w:rsidRPr="00597284" w:rsidRDefault="00B36863" w:rsidP="00B36863">
            <w:pPr>
              <w:rPr>
                <w:color w:val="FF0000"/>
              </w:rPr>
            </w:pPr>
          </w:p>
        </w:tc>
        <w:tc>
          <w:tcPr>
            <w:tcW w:w="3452" w:type="dxa"/>
          </w:tcPr>
          <w:p w14:paraId="12B15933" w14:textId="77777777" w:rsidR="00B36863" w:rsidRPr="00597284" w:rsidRDefault="00B36863" w:rsidP="00B36863">
            <w:pPr>
              <w:rPr>
                <w:color w:val="FF0000"/>
              </w:rPr>
            </w:pPr>
          </w:p>
        </w:tc>
        <w:tc>
          <w:tcPr>
            <w:tcW w:w="3416" w:type="dxa"/>
          </w:tcPr>
          <w:p w14:paraId="38B7C475" w14:textId="77777777" w:rsidR="00B36863" w:rsidRPr="00597284" w:rsidRDefault="00B36863" w:rsidP="00B36863">
            <w:pPr>
              <w:rPr>
                <w:color w:val="FF0000"/>
              </w:rPr>
            </w:pPr>
          </w:p>
        </w:tc>
      </w:tr>
      <w:tr w:rsidR="00597284" w:rsidRPr="00597284" w14:paraId="4E67143C" w14:textId="77777777" w:rsidTr="00017D90">
        <w:trPr>
          <w:jc w:val="center"/>
        </w:trPr>
        <w:tc>
          <w:tcPr>
            <w:tcW w:w="724" w:type="dxa"/>
          </w:tcPr>
          <w:p w14:paraId="00FFC504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6F35CAD2" w14:textId="2E106380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ser_bcd8</w:t>
            </w:r>
          </w:p>
        </w:tc>
        <w:tc>
          <w:tcPr>
            <w:tcW w:w="3416" w:type="dxa"/>
          </w:tcPr>
          <w:p w14:paraId="7DB2C61C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dt)</w:t>
            </w:r>
          </w:p>
        </w:tc>
      </w:tr>
      <w:tr w:rsidR="00597284" w:rsidRPr="00597284" w14:paraId="2C50C929" w14:textId="77777777" w:rsidTr="00017D90">
        <w:trPr>
          <w:jc w:val="center"/>
        </w:trPr>
        <w:tc>
          <w:tcPr>
            <w:tcW w:w="724" w:type="dxa"/>
          </w:tcPr>
          <w:p w14:paraId="1D0D743D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283105C1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ser_dec8</w:t>
            </w:r>
          </w:p>
        </w:tc>
        <w:tc>
          <w:tcPr>
            <w:tcW w:w="3416" w:type="dxa"/>
          </w:tcPr>
          <w:p w14:paraId="7BB67C6D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dt)</w:t>
            </w:r>
          </w:p>
        </w:tc>
      </w:tr>
      <w:tr w:rsidR="00597284" w:rsidRPr="00597284" w14:paraId="1AD2BCB8" w14:textId="77777777" w:rsidTr="00017D90">
        <w:trPr>
          <w:jc w:val="center"/>
        </w:trPr>
        <w:tc>
          <w:tcPr>
            <w:tcW w:w="724" w:type="dxa"/>
          </w:tcPr>
          <w:p w14:paraId="3241E696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2537E747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ser_dec8u</w:t>
            </w:r>
          </w:p>
        </w:tc>
        <w:tc>
          <w:tcPr>
            <w:tcW w:w="3416" w:type="dxa"/>
          </w:tcPr>
          <w:p w14:paraId="6CB06003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dt)</w:t>
            </w:r>
          </w:p>
        </w:tc>
      </w:tr>
      <w:tr w:rsidR="00597284" w:rsidRPr="00597284" w14:paraId="080E5573" w14:textId="77777777" w:rsidTr="00017D90">
        <w:trPr>
          <w:jc w:val="center"/>
        </w:trPr>
        <w:tc>
          <w:tcPr>
            <w:tcW w:w="724" w:type="dxa"/>
          </w:tcPr>
          <w:p w14:paraId="219EAF52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5FB89369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ser_dec8nz</w:t>
            </w:r>
          </w:p>
        </w:tc>
        <w:tc>
          <w:tcPr>
            <w:tcW w:w="3416" w:type="dxa"/>
          </w:tcPr>
          <w:p w14:paraId="46FC0CF1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dt)</w:t>
            </w:r>
          </w:p>
        </w:tc>
      </w:tr>
      <w:tr w:rsidR="00597284" w:rsidRPr="00597284" w14:paraId="3DB892B3" w14:textId="77777777" w:rsidTr="00017D90">
        <w:trPr>
          <w:jc w:val="center"/>
        </w:trPr>
        <w:tc>
          <w:tcPr>
            <w:tcW w:w="724" w:type="dxa"/>
          </w:tcPr>
          <w:p w14:paraId="28F0C7B7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382A6E07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ser_dec8unz</w:t>
            </w:r>
          </w:p>
        </w:tc>
        <w:tc>
          <w:tcPr>
            <w:tcW w:w="3416" w:type="dxa"/>
          </w:tcPr>
          <w:p w14:paraId="4ECBE55F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dt)</w:t>
            </w:r>
          </w:p>
        </w:tc>
      </w:tr>
      <w:tr w:rsidR="00597284" w:rsidRPr="00597284" w14:paraId="28F18E06" w14:textId="77777777" w:rsidTr="00017D90">
        <w:trPr>
          <w:jc w:val="center"/>
        </w:trPr>
        <w:tc>
          <w:tcPr>
            <w:tcW w:w="724" w:type="dxa"/>
          </w:tcPr>
          <w:p w14:paraId="74AB57F3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lastRenderedPageBreak/>
              <w:t>void</w:t>
            </w:r>
          </w:p>
        </w:tc>
        <w:tc>
          <w:tcPr>
            <w:tcW w:w="3452" w:type="dxa"/>
          </w:tcPr>
          <w:p w14:paraId="6C5A0D45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ser_hex8</w:t>
            </w:r>
          </w:p>
        </w:tc>
        <w:tc>
          <w:tcPr>
            <w:tcW w:w="3416" w:type="dxa"/>
          </w:tcPr>
          <w:p w14:paraId="55BC03FB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dt)</w:t>
            </w:r>
          </w:p>
        </w:tc>
      </w:tr>
      <w:tr w:rsidR="00597284" w:rsidRPr="00597284" w14:paraId="3150FC63" w14:textId="77777777" w:rsidTr="00017D90">
        <w:trPr>
          <w:jc w:val="center"/>
        </w:trPr>
        <w:tc>
          <w:tcPr>
            <w:tcW w:w="724" w:type="dxa"/>
          </w:tcPr>
          <w:p w14:paraId="26D60029" w14:textId="77777777" w:rsidR="00B36863" w:rsidRPr="00597284" w:rsidRDefault="00B36863" w:rsidP="00B36863">
            <w:pPr>
              <w:rPr>
                <w:color w:val="FF0000"/>
              </w:rPr>
            </w:pPr>
          </w:p>
        </w:tc>
        <w:tc>
          <w:tcPr>
            <w:tcW w:w="3452" w:type="dxa"/>
          </w:tcPr>
          <w:p w14:paraId="3C877DF7" w14:textId="77777777" w:rsidR="00B36863" w:rsidRPr="00597284" w:rsidRDefault="00B36863" w:rsidP="00B36863">
            <w:pPr>
              <w:rPr>
                <w:color w:val="FF0000"/>
                <w:lang w:val="en-US"/>
              </w:rPr>
            </w:pPr>
          </w:p>
        </w:tc>
        <w:tc>
          <w:tcPr>
            <w:tcW w:w="3416" w:type="dxa"/>
          </w:tcPr>
          <w:p w14:paraId="34F83689" w14:textId="77777777" w:rsidR="00B36863" w:rsidRPr="00597284" w:rsidRDefault="00B36863" w:rsidP="00B36863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73488C39" w14:textId="77777777" w:rsidTr="00017D90">
        <w:trPr>
          <w:jc w:val="center"/>
        </w:trPr>
        <w:tc>
          <w:tcPr>
            <w:tcW w:w="724" w:type="dxa"/>
          </w:tcPr>
          <w:p w14:paraId="2FE9EB73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3BFA77D7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ser_frase</w:t>
            </w:r>
          </w:p>
        </w:tc>
        <w:tc>
          <w:tcPr>
            <w:tcW w:w="3416" w:type="dxa"/>
          </w:tcPr>
          <w:p w14:paraId="12D43D83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i)</w:t>
            </w:r>
          </w:p>
        </w:tc>
      </w:tr>
      <w:tr w:rsidR="00597284" w:rsidRPr="00597284" w14:paraId="52A57C97" w14:textId="77777777" w:rsidTr="00017D90">
        <w:trPr>
          <w:jc w:val="center"/>
        </w:trPr>
        <w:tc>
          <w:tcPr>
            <w:tcW w:w="724" w:type="dxa"/>
          </w:tcPr>
          <w:p w14:paraId="6CE0B1EB" w14:textId="7393CD0F" w:rsidR="00B36863" w:rsidRPr="00597284" w:rsidRDefault="00B36863" w:rsidP="00B3686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03167CDC" w14:textId="5DACE982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 xml:space="preserve">ser_str_esc </w:t>
            </w:r>
          </w:p>
        </w:tc>
        <w:tc>
          <w:tcPr>
            <w:tcW w:w="3416" w:type="dxa"/>
          </w:tcPr>
          <w:p w14:paraId="10C0BA66" w14:textId="4163171E" w:rsidR="00B36863" w:rsidRPr="00597284" w:rsidRDefault="00B36863" w:rsidP="00B3686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(byte *msg, by</w:t>
            </w:r>
            <w:r w:rsidR="00446802" w:rsidRPr="00597284">
              <w:rPr>
                <w:color w:val="FF0000"/>
                <w:lang w:val="en-US"/>
              </w:rPr>
              <w:t>t</w:t>
            </w:r>
            <w:r w:rsidRPr="00597284">
              <w:rPr>
                <w:color w:val="FF0000"/>
                <w:lang w:val="en-US"/>
              </w:rPr>
              <w:t>e qtd)</w:t>
            </w:r>
          </w:p>
        </w:tc>
      </w:tr>
      <w:tr w:rsidR="00597284" w:rsidRPr="00597284" w14:paraId="633A6C37" w14:textId="77777777" w:rsidTr="00017D90">
        <w:trPr>
          <w:jc w:val="center"/>
        </w:trPr>
        <w:tc>
          <w:tcPr>
            <w:tcW w:w="724" w:type="dxa"/>
          </w:tcPr>
          <w:p w14:paraId="17E02633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0D263D9C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ser_str</w:t>
            </w:r>
          </w:p>
        </w:tc>
        <w:tc>
          <w:tcPr>
            <w:tcW w:w="3416" w:type="dxa"/>
          </w:tcPr>
          <w:p w14:paraId="0F163D4D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*msg)</w:t>
            </w:r>
          </w:p>
        </w:tc>
      </w:tr>
      <w:tr w:rsidR="00597284" w:rsidRPr="00597284" w14:paraId="6968C312" w14:textId="77777777" w:rsidTr="00017D90">
        <w:trPr>
          <w:jc w:val="center"/>
        </w:trPr>
        <w:tc>
          <w:tcPr>
            <w:tcW w:w="724" w:type="dxa"/>
          </w:tcPr>
          <w:p w14:paraId="39956144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32C14572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ser_char</w:t>
            </w:r>
          </w:p>
        </w:tc>
        <w:tc>
          <w:tcPr>
            <w:tcW w:w="3416" w:type="dxa"/>
          </w:tcPr>
          <w:p w14:paraId="3B91F4CA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dt)</w:t>
            </w:r>
          </w:p>
        </w:tc>
      </w:tr>
      <w:tr w:rsidR="00597284" w:rsidRPr="00597284" w14:paraId="486CF3F9" w14:textId="77777777" w:rsidTr="00017D90">
        <w:trPr>
          <w:jc w:val="center"/>
        </w:trPr>
        <w:tc>
          <w:tcPr>
            <w:tcW w:w="724" w:type="dxa"/>
          </w:tcPr>
          <w:p w14:paraId="31A98100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4EC6B62A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ser_crlf</w:t>
            </w:r>
          </w:p>
        </w:tc>
        <w:tc>
          <w:tcPr>
            <w:tcW w:w="3416" w:type="dxa"/>
          </w:tcPr>
          <w:p w14:paraId="384748F1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qtd)</w:t>
            </w:r>
          </w:p>
        </w:tc>
      </w:tr>
      <w:tr w:rsidR="00597284" w:rsidRPr="00597284" w14:paraId="35392462" w14:textId="77777777" w:rsidTr="00017D90">
        <w:trPr>
          <w:jc w:val="center"/>
        </w:trPr>
        <w:tc>
          <w:tcPr>
            <w:tcW w:w="724" w:type="dxa"/>
          </w:tcPr>
          <w:p w14:paraId="44379B74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24537CE5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ser_spc</w:t>
            </w:r>
          </w:p>
        </w:tc>
        <w:tc>
          <w:tcPr>
            <w:tcW w:w="3416" w:type="dxa"/>
          </w:tcPr>
          <w:p w14:paraId="31EB292B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qtd)</w:t>
            </w:r>
          </w:p>
        </w:tc>
      </w:tr>
      <w:tr w:rsidR="00597284" w:rsidRPr="00597284" w14:paraId="75D69777" w14:textId="77777777" w:rsidTr="00017D90">
        <w:trPr>
          <w:jc w:val="center"/>
        </w:trPr>
        <w:tc>
          <w:tcPr>
            <w:tcW w:w="724" w:type="dxa"/>
          </w:tcPr>
          <w:p w14:paraId="0614A37D" w14:textId="77777777" w:rsidR="00B36863" w:rsidRPr="00597284" w:rsidRDefault="00B36863" w:rsidP="00B36863">
            <w:pPr>
              <w:rPr>
                <w:color w:val="FF0000"/>
              </w:rPr>
            </w:pPr>
          </w:p>
        </w:tc>
        <w:tc>
          <w:tcPr>
            <w:tcW w:w="3452" w:type="dxa"/>
          </w:tcPr>
          <w:p w14:paraId="60D09686" w14:textId="77777777" w:rsidR="00B36863" w:rsidRPr="00597284" w:rsidRDefault="00B36863" w:rsidP="00B36863">
            <w:pPr>
              <w:rPr>
                <w:color w:val="FF0000"/>
              </w:rPr>
            </w:pPr>
          </w:p>
        </w:tc>
        <w:tc>
          <w:tcPr>
            <w:tcW w:w="3416" w:type="dxa"/>
          </w:tcPr>
          <w:p w14:paraId="3D2B81A6" w14:textId="77777777" w:rsidR="00B36863" w:rsidRPr="00597284" w:rsidRDefault="00B36863" w:rsidP="00B36863">
            <w:pPr>
              <w:rPr>
                <w:color w:val="FF0000"/>
              </w:rPr>
            </w:pPr>
          </w:p>
        </w:tc>
      </w:tr>
      <w:tr w:rsidR="00597284" w:rsidRPr="00597284" w14:paraId="1032BB21" w14:textId="77777777" w:rsidTr="00017D90">
        <w:trPr>
          <w:jc w:val="center"/>
        </w:trPr>
        <w:tc>
          <w:tcPr>
            <w:tcW w:w="724" w:type="dxa"/>
          </w:tcPr>
          <w:p w14:paraId="068A6E42" w14:textId="2CDB96A2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07B49014" w14:textId="2318569A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seri_fila_prn</w:t>
            </w:r>
          </w:p>
        </w:tc>
        <w:tc>
          <w:tcPr>
            <w:tcW w:w="3416" w:type="dxa"/>
          </w:tcPr>
          <w:p w14:paraId="35080849" w14:textId="4D93F996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3AFBBAC8" w14:textId="77777777" w:rsidTr="00017D90">
        <w:trPr>
          <w:jc w:val="center"/>
        </w:trPr>
        <w:tc>
          <w:tcPr>
            <w:tcW w:w="724" w:type="dxa"/>
          </w:tcPr>
          <w:p w14:paraId="55AC2DD5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3452" w:type="dxa"/>
          </w:tcPr>
          <w:p w14:paraId="49671B85" w14:textId="66394B64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seri_num16u</w:t>
            </w:r>
          </w:p>
        </w:tc>
        <w:tc>
          <w:tcPr>
            <w:tcW w:w="3416" w:type="dxa"/>
          </w:tcPr>
          <w:p w14:paraId="1397A0AD" w14:textId="4FA553BC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(word *nr)</w:t>
            </w:r>
          </w:p>
        </w:tc>
      </w:tr>
      <w:tr w:rsidR="00597284" w:rsidRPr="00597284" w14:paraId="26CE1E3C" w14:textId="77777777" w:rsidTr="00017D90">
        <w:trPr>
          <w:jc w:val="center"/>
        </w:trPr>
        <w:tc>
          <w:tcPr>
            <w:tcW w:w="724" w:type="dxa"/>
          </w:tcPr>
          <w:p w14:paraId="65D174C8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3452" w:type="dxa"/>
          </w:tcPr>
          <w:p w14:paraId="2F79FA2B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seri_num16</w:t>
            </w:r>
          </w:p>
        </w:tc>
        <w:tc>
          <w:tcPr>
            <w:tcW w:w="3416" w:type="dxa"/>
          </w:tcPr>
          <w:p w14:paraId="757F1178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(int *nr)</w:t>
            </w:r>
          </w:p>
        </w:tc>
      </w:tr>
      <w:tr w:rsidR="00597284" w:rsidRPr="00597284" w14:paraId="07EBAC8F" w14:textId="77777777" w:rsidTr="00017D90">
        <w:trPr>
          <w:jc w:val="center"/>
        </w:trPr>
        <w:tc>
          <w:tcPr>
            <w:tcW w:w="724" w:type="dxa"/>
          </w:tcPr>
          <w:p w14:paraId="14FDCCB5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3452" w:type="dxa"/>
          </w:tcPr>
          <w:p w14:paraId="67A2EB8E" w14:textId="42B0A4EB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seri_bcd8</w:t>
            </w:r>
          </w:p>
        </w:tc>
        <w:tc>
          <w:tcPr>
            <w:tcW w:w="3416" w:type="dxa"/>
          </w:tcPr>
          <w:p w14:paraId="7033A271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*nr)</w:t>
            </w:r>
          </w:p>
        </w:tc>
      </w:tr>
      <w:tr w:rsidR="00597284" w:rsidRPr="00597284" w14:paraId="0A5A3C0A" w14:textId="77777777" w:rsidTr="00017D90">
        <w:trPr>
          <w:jc w:val="center"/>
        </w:trPr>
        <w:tc>
          <w:tcPr>
            <w:tcW w:w="724" w:type="dxa"/>
          </w:tcPr>
          <w:p w14:paraId="447D9B61" w14:textId="23C8D05E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3452" w:type="dxa"/>
          </w:tcPr>
          <w:p w14:paraId="21BEA87D" w14:textId="63BC0EC6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seri_num8</w:t>
            </w:r>
          </w:p>
        </w:tc>
        <w:tc>
          <w:tcPr>
            <w:tcW w:w="3416" w:type="dxa"/>
          </w:tcPr>
          <w:p w14:paraId="2A528B7E" w14:textId="279FF8AB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*nr)</w:t>
            </w:r>
          </w:p>
        </w:tc>
      </w:tr>
      <w:tr w:rsidR="00597284" w:rsidRPr="00597284" w14:paraId="41DB6DFB" w14:textId="77777777" w:rsidTr="00017D90">
        <w:trPr>
          <w:jc w:val="center"/>
        </w:trPr>
        <w:tc>
          <w:tcPr>
            <w:tcW w:w="724" w:type="dxa"/>
          </w:tcPr>
          <w:p w14:paraId="0E04B0E7" w14:textId="06794D94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3452" w:type="dxa"/>
          </w:tcPr>
          <w:p w14:paraId="6503509A" w14:textId="08E62611" w:rsidR="00B36863" w:rsidRPr="00597284" w:rsidRDefault="00B36863" w:rsidP="00B3686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 xml:space="preserve">seri_str </w:t>
            </w:r>
          </w:p>
        </w:tc>
        <w:tc>
          <w:tcPr>
            <w:tcW w:w="3416" w:type="dxa"/>
          </w:tcPr>
          <w:p w14:paraId="4B38171C" w14:textId="0D54CA6B" w:rsidR="00B36863" w:rsidRPr="00597284" w:rsidRDefault="00B36863" w:rsidP="00B3686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(byte *vt, byte qtd)</w:t>
            </w:r>
          </w:p>
        </w:tc>
      </w:tr>
      <w:tr w:rsidR="00597284" w:rsidRPr="00597284" w14:paraId="213225B8" w14:textId="77777777" w:rsidTr="00017D90">
        <w:trPr>
          <w:jc w:val="center"/>
        </w:trPr>
        <w:tc>
          <w:tcPr>
            <w:tcW w:w="724" w:type="dxa"/>
          </w:tcPr>
          <w:p w14:paraId="3F137484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3452" w:type="dxa"/>
          </w:tcPr>
          <w:p w14:paraId="6869AEDD" w14:textId="66EA7849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seri_letra</w:t>
            </w:r>
          </w:p>
        </w:tc>
        <w:tc>
          <w:tcPr>
            <w:tcW w:w="3416" w:type="dxa"/>
          </w:tcPr>
          <w:p w14:paraId="396635FE" w14:textId="30D334AE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(char *cha)</w:t>
            </w:r>
          </w:p>
        </w:tc>
      </w:tr>
      <w:tr w:rsidR="00597284" w:rsidRPr="00597284" w14:paraId="5D295A04" w14:textId="77777777" w:rsidTr="003E13BA">
        <w:trPr>
          <w:jc w:val="center"/>
        </w:trPr>
        <w:tc>
          <w:tcPr>
            <w:tcW w:w="724" w:type="dxa"/>
          </w:tcPr>
          <w:p w14:paraId="1E0E60B3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3452" w:type="dxa"/>
          </w:tcPr>
          <w:p w14:paraId="28A08154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seri_cmdo_sn</w:t>
            </w:r>
          </w:p>
        </w:tc>
        <w:tc>
          <w:tcPr>
            <w:tcW w:w="3416" w:type="dxa"/>
          </w:tcPr>
          <w:p w14:paraId="308E463D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2433CCAF" w14:textId="77777777" w:rsidTr="00017D90">
        <w:trPr>
          <w:jc w:val="center"/>
        </w:trPr>
        <w:tc>
          <w:tcPr>
            <w:tcW w:w="724" w:type="dxa"/>
          </w:tcPr>
          <w:p w14:paraId="4F8AD963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3452" w:type="dxa"/>
          </w:tcPr>
          <w:p w14:paraId="1CC28781" w14:textId="70D126EF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seri_cmdo_x</w:t>
            </w:r>
          </w:p>
        </w:tc>
        <w:tc>
          <w:tcPr>
            <w:tcW w:w="3416" w:type="dxa"/>
          </w:tcPr>
          <w:p w14:paraId="6DD51FD9" w14:textId="71CCC1F6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07899C0E" w14:textId="77777777" w:rsidTr="00017D90">
        <w:trPr>
          <w:jc w:val="center"/>
        </w:trPr>
        <w:tc>
          <w:tcPr>
            <w:tcW w:w="724" w:type="dxa"/>
          </w:tcPr>
          <w:p w14:paraId="152BEAD1" w14:textId="25937EBE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3452" w:type="dxa"/>
          </w:tcPr>
          <w:p w14:paraId="50DC1902" w14:textId="57C046B1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seri_cmdo</w:t>
            </w:r>
          </w:p>
        </w:tc>
        <w:tc>
          <w:tcPr>
            <w:tcW w:w="3416" w:type="dxa"/>
          </w:tcPr>
          <w:p w14:paraId="26B84DB3" w14:textId="49F1534E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(char *argc, char *argv, char limite)</w:t>
            </w:r>
          </w:p>
        </w:tc>
      </w:tr>
      <w:tr w:rsidR="00597284" w:rsidRPr="00597284" w14:paraId="243DCCC6" w14:textId="77777777" w:rsidTr="00017D90">
        <w:trPr>
          <w:jc w:val="center"/>
        </w:trPr>
        <w:tc>
          <w:tcPr>
            <w:tcW w:w="724" w:type="dxa"/>
          </w:tcPr>
          <w:p w14:paraId="01E50EA9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4B700FFB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seri_come_crlf</w:t>
            </w:r>
          </w:p>
        </w:tc>
        <w:tc>
          <w:tcPr>
            <w:tcW w:w="3416" w:type="dxa"/>
          </w:tcPr>
          <w:p w14:paraId="2521FEEF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3937BC02" w14:textId="77777777" w:rsidTr="00017D90">
        <w:trPr>
          <w:jc w:val="center"/>
        </w:trPr>
        <w:tc>
          <w:tcPr>
            <w:tcW w:w="724" w:type="dxa"/>
          </w:tcPr>
          <w:p w14:paraId="3198B4A7" w14:textId="05545E31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4A574269" w14:textId="1A3681ED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seri_come_spc</w:t>
            </w:r>
          </w:p>
        </w:tc>
        <w:tc>
          <w:tcPr>
            <w:tcW w:w="3416" w:type="dxa"/>
          </w:tcPr>
          <w:p w14:paraId="109B8486" w14:textId="19E767C1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54928F33" w14:textId="77777777" w:rsidTr="00017D90">
        <w:trPr>
          <w:jc w:val="center"/>
        </w:trPr>
        <w:tc>
          <w:tcPr>
            <w:tcW w:w="724" w:type="dxa"/>
          </w:tcPr>
          <w:p w14:paraId="5D841F6B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3452" w:type="dxa"/>
          </w:tcPr>
          <w:p w14:paraId="30B63C14" w14:textId="7CA99150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seri_xereta</w:t>
            </w:r>
          </w:p>
        </w:tc>
        <w:tc>
          <w:tcPr>
            <w:tcW w:w="3416" w:type="dxa"/>
          </w:tcPr>
          <w:p w14:paraId="5A2B9226" w14:textId="695889BA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(char *cha)</w:t>
            </w:r>
          </w:p>
        </w:tc>
      </w:tr>
      <w:tr w:rsidR="00597284" w:rsidRPr="00597284" w14:paraId="14B843A4" w14:textId="77777777" w:rsidTr="00017D90">
        <w:trPr>
          <w:jc w:val="center"/>
        </w:trPr>
        <w:tc>
          <w:tcPr>
            <w:tcW w:w="724" w:type="dxa"/>
          </w:tcPr>
          <w:p w14:paraId="69DD136C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613EF7B7" w14:textId="7C07B8A6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seri_config</w:t>
            </w:r>
          </w:p>
        </w:tc>
        <w:tc>
          <w:tcPr>
            <w:tcW w:w="3416" w:type="dxa"/>
          </w:tcPr>
          <w:p w14:paraId="47B20D62" w14:textId="6847257A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01FE22A3" w14:textId="77777777" w:rsidTr="00017D90">
        <w:trPr>
          <w:jc w:val="center"/>
        </w:trPr>
        <w:tc>
          <w:tcPr>
            <w:tcW w:w="724" w:type="dxa"/>
          </w:tcPr>
          <w:p w14:paraId="68DF9235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char</w:t>
            </w:r>
          </w:p>
        </w:tc>
        <w:tc>
          <w:tcPr>
            <w:tcW w:w="3452" w:type="dxa"/>
          </w:tcPr>
          <w:p w14:paraId="63F8E43A" w14:textId="7F5EF145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seri_vazia</w:t>
            </w:r>
          </w:p>
        </w:tc>
        <w:tc>
          <w:tcPr>
            <w:tcW w:w="3416" w:type="dxa"/>
          </w:tcPr>
          <w:p w14:paraId="5E587144" w14:textId="2D3CFC6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43770D7C" w14:textId="77777777" w:rsidTr="00017D90">
        <w:trPr>
          <w:jc w:val="center"/>
        </w:trPr>
        <w:tc>
          <w:tcPr>
            <w:tcW w:w="724" w:type="dxa"/>
          </w:tcPr>
          <w:p w14:paraId="51A96403" w14:textId="49753145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char</w:t>
            </w:r>
          </w:p>
        </w:tc>
        <w:tc>
          <w:tcPr>
            <w:tcW w:w="3452" w:type="dxa"/>
          </w:tcPr>
          <w:p w14:paraId="6A6E9623" w14:textId="43F038D2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seri_poe</w:t>
            </w:r>
          </w:p>
        </w:tc>
        <w:tc>
          <w:tcPr>
            <w:tcW w:w="3416" w:type="dxa"/>
          </w:tcPr>
          <w:p w14:paraId="2F82AEC2" w14:textId="7F016C72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(char cha)</w:t>
            </w:r>
          </w:p>
        </w:tc>
      </w:tr>
      <w:tr w:rsidR="00597284" w:rsidRPr="00597284" w14:paraId="55504AF4" w14:textId="77777777" w:rsidTr="00017D90">
        <w:trPr>
          <w:jc w:val="center"/>
        </w:trPr>
        <w:tc>
          <w:tcPr>
            <w:tcW w:w="724" w:type="dxa"/>
          </w:tcPr>
          <w:p w14:paraId="72F0EBD0" w14:textId="43FA860A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1F9371F7" w14:textId="5B07733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seri_cheia</w:t>
            </w:r>
          </w:p>
        </w:tc>
        <w:tc>
          <w:tcPr>
            <w:tcW w:w="3416" w:type="dxa"/>
          </w:tcPr>
          <w:p w14:paraId="7687DDAE" w14:textId="6930A615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7D1A9268" w14:textId="77777777" w:rsidTr="00017D90">
        <w:trPr>
          <w:jc w:val="center"/>
        </w:trPr>
        <w:tc>
          <w:tcPr>
            <w:tcW w:w="724" w:type="dxa"/>
          </w:tcPr>
          <w:p w14:paraId="0A6054AA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char</w:t>
            </w:r>
          </w:p>
        </w:tc>
        <w:tc>
          <w:tcPr>
            <w:tcW w:w="3452" w:type="dxa"/>
          </w:tcPr>
          <w:p w14:paraId="2C9CB9DA" w14:textId="411C8386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seri_tira</w:t>
            </w:r>
          </w:p>
        </w:tc>
        <w:tc>
          <w:tcPr>
            <w:tcW w:w="3416" w:type="dxa"/>
          </w:tcPr>
          <w:p w14:paraId="1392AD99" w14:textId="7DEE8750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(char *cha)</w:t>
            </w:r>
          </w:p>
        </w:tc>
      </w:tr>
      <w:tr w:rsidR="00597284" w:rsidRPr="00597284" w14:paraId="7B5C093E" w14:textId="77777777" w:rsidTr="00017D90">
        <w:trPr>
          <w:jc w:val="center"/>
        </w:trPr>
        <w:tc>
          <w:tcPr>
            <w:tcW w:w="724" w:type="dxa"/>
          </w:tcPr>
          <w:p w14:paraId="494D330D" w14:textId="77777777" w:rsidR="00B36863" w:rsidRPr="00597284" w:rsidRDefault="00B36863" w:rsidP="00B36863">
            <w:pPr>
              <w:rPr>
                <w:color w:val="FF0000"/>
              </w:rPr>
            </w:pPr>
          </w:p>
        </w:tc>
        <w:tc>
          <w:tcPr>
            <w:tcW w:w="3452" w:type="dxa"/>
          </w:tcPr>
          <w:p w14:paraId="31AC4DDE" w14:textId="77777777" w:rsidR="00B36863" w:rsidRPr="00597284" w:rsidRDefault="00B36863" w:rsidP="00B36863">
            <w:pPr>
              <w:rPr>
                <w:color w:val="FF0000"/>
              </w:rPr>
            </w:pPr>
          </w:p>
        </w:tc>
        <w:tc>
          <w:tcPr>
            <w:tcW w:w="3416" w:type="dxa"/>
          </w:tcPr>
          <w:p w14:paraId="3A3416D0" w14:textId="77777777" w:rsidR="00B36863" w:rsidRPr="00597284" w:rsidRDefault="00B36863" w:rsidP="00B36863">
            <w:pPr>
              <w:rPr>
                <w:color w:val="FF0000"/>
              </w:rPr>
            </w:pPr>
          </w:p>
        </w:tc>
      </w:tr>
      <w:tr w:rsidR="00597284" w:rsidRPr="00597284" w14:paraId="29332592" w14:textId="77777777" w:rsidTr="00017D90">
        <w:trPr>
          <w:jc w:val="center"/>
        </w:trPr>
        <w:tc>
          <w:tcPr>
            <w:tcW w:w="724" w:type="dxa"/>
          </w:tcPr>
          <w:p w14:paraId="14DB8E01" w14:textId="2E5DF94D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-</w:t>
            </w:r>
          </w:p>
        </w:tc>
        <w:tc>
          <w:tcPr>
            <w:tcW w:w="3452" w:type="dxa"/>
          </w:tcPr>
          <w:p w14:paraId="45E38737" w14:textId="32A9924A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ISR</w:t>
            </w:r>
          </w:p>
        </w:tc>
        <w:tc>
          <w:tcPr>
            <w:tcW w:w="3416" w:type="dxa"/>
          </w:tcPr>
          <w:p w14:paraId="44C7346D" w14:textId="27098114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(USART_RX_vect)</w:t>
            </w:r>
          </w:p>
        </w:tc>
      </w:tr>
      <w:tr w:rsidR="00597284" w:rsidRPr="00597284" w14:paraId="163008B7" w14:textId="77777777" w:rsidTr="00017D90">
        <w:trPr>
          <w:jc w:val="center"/>
        </w:trPr>
        <w:tc>
          <w:tcPr>
            <w:tcW w:w="724" w:type="dxa"/>
          </w:tcPr>
          <w:p w14:paraId="5DA021D0" w14:textId="79591E0A" w:rsidR="00B36863" w:rsidRPr="00597284" w:rsidRDefault="00B36863" w:rsidP="00B36863">
            <w:pPr>
              <w:rPr>
                <w:color w:val="FF0000"/>
              </w:rPr>
            </w:pPr>
          </w:p>
        </w:tc>
        <w:tc>
          <w:tcPr>
            <w:tcW w:w="3452" w:type="dxa"/>
          </w:tcPr>
          <w:p w14:paraId="633E010D" w14:textId="49FC9125" w:rsidR="00B36863" w:rsidRPr="00597284" w:rsidRDefault="00B36863" w:rsidP="00B36863">
            <w:pPr>
              <w:rPr>
                <w:color w:val="FF0000"/>
                <w:lang w:val="en-US"/>
              </w:rPr>
            </w:pPr>
          </w:p>
        </w:tc>
        <w:tc>
          <w:tcPr>
            <w:tcW w:w="3416" w:type="dxa"/>
          </w:tcPr>
          <w:p w14:paraId="5CBB3D6B" w14:textId="4BCB1BF6" w:rsidR="00B36863" w:rsidRPr="00597284" w:rsidRDefault="00B36863" w:rsidP="00B36863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71213AC7" w14:textId="77777777" w:rsidTr="00017D90">
        <w:trPr>
          <w:jc w:val="center"/>
        </w:trPr>
        <w:tc>
          <w:tcPr>
            <w:tcW w:w="724" w:type="dxa"/>
          </w:tcPr>
          <w:p w14:paraId="5C5E36BF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256726BD" w14:textId="2B788411" w:rsidR="00B36863" w:rsidRPr="00597284" w:rsidRDefault="00B36863" w:rsidP="00B3686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ser_tx_int_EN</w:t>
            </w:r>
          </w:p>
        </w:tc>
        <w:tc>
          <w:tcPr>
            <w:tcW w:w="3416" w:type="dxa"/>
          </w:tcPr>
          <w:p w14:paraId="0145E2FA" w14:textId="77777777" w:rsidR="00B36863" w:rsidRPr="00597284" w:rsidRDefault="00B36863" w:rsidP="00B3686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(void)</w:t>
            </w:r>
          </w:p>
        </w:tc>
      </w:tr>
      <w:tr w:rsidR="00597284" w:rsidRPr="00597284" w14:paraId="294EE9F0" w14:textId="77777777" w:rsidTr="00017D90">
        <w:trPr>
          <w:jc w:val="center"/>
        </w:trPr>
        <w:tc>
          <w:tcPr>
            <w:tcW w:w="724" w:type="dxa"/>
          </w:tcPr>
          <w:p w14:paraId="22D8D9B5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7424CC0B" w14:textId="7E9349C0" w:rsidR="00B36863" w:rsidRPr="00597284" w:rsidRDefault="00B36863" w:rsidP="00B3686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ser_tx_int_en</w:t>
            </w:r>
          </w:p>
        </w:tc>
        <w:tc>
          <w:tcPr>
            <w:tcW w:w="3416" w:type="dxa"/>
          </w:tcPr>
          <w:p w14:paraId="42B4B34A" w14:textId="77777777" w:rsidR="00B36863" w:rsidRPr="00597284" w:rsidRDefault="00B36863" w:rsidP="00B3686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(void)</w:t>
            </w:r>
          </w:p>
        </w:tc>
      </w:tr>
      <w:tr w:rsidR="00597284" w:rsidRPr="00597284" w14:paraId="077D2FD7" w14:textId="77777777" w:rsidTr="00017D90">
        <w:trPr>
          <w:jc w:val="center"/>
        </w:trPr>
        <w:tc>
          <w:tcPr>
            <w:tcW w:w="724" w:type="dxa"/>
          </w:tcPr>
          <w:p w14:paraId="53715DAD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3F23863F" w14:textId="6CF9E0A0" w:rsidR="00B36863" w:rsidRPr="00597284" w:rsidRDefault="00B36863" w:rsidP="00B3686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ser_rx_int_EN</w:t>
            </w:r>
          </w:p>
        </w:tc>
        <w:tc>
          <w:tcPr>
            <w:tcW w:w="3416" w:type="dxa"/>
          </w:tcPr>
          <w:p w14:paraId="50E1F4E7" w14:textId="77777777" w:rsidR="00B36863" w:rsidRPr="00597284" w:rsidRDefault="00B36863" w:rsidP="00B3686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(void)</w:t>
            </w:r>
          </w:p>
        </w:tc>
      </w:tr>
      <w:tr w:rsidR="00597284" w:rsidRPr="00597284" w14:paraId="0D447CFA" w14:textId="77777777" w:rsidTr="00017D90">
        <w:trPr>
          <w:jc w:val="center"/>
        </w:trPr>
        <w:tc>
          <w:tcPr>
            <w:tcW w:w="724" w:type="dxa"/>
          </w:tcPr>
          <w:p w14:paraId="68A1107D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06026CE5" w14:textId="13F4915F" w:rsidR="00B36863" w:rsidRPr="00597284" w:rsidRDefault="00B36863" w:rsidP="00B3686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ser_rx_int_en</w:t>
            </w:r>
          </w:p>
        </w:tc>
        <w:tc>
          <w:tcPr>
            <w:tcW w:w="3416" w:type="dxa"/>
          </w:tcPr>
          <w:p w14:paraId="26184CBC" w14:textId="77777777" w:rsidR="00B36863" w:rsidRPr="00597284" w:rsidRDefault="00B36863" w:rsidP="00B3686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(void)</w:t>
            </w:r>
          </w:p>
        </w:tc>
      </w:tr>
      <w:tr w:rsidR="00597284" w:rsidRPr="00597284" w14:paraId="39E4D46F" w14:textId="77777777" w:rsidTr="00017D90">
        <w:trPr>
          <w:jc w:val="center"/>
        </w:trPr>
        <w:tc>
          <w:tcPr>
            <w:tcW w:w="724" w:type="dxa"/>
          </w:tcPr>
          <w:p w14:paraId="2A352210" w14:textId="77777777" w:rsidR="00B36863" w:rsidRPr="00597284" w:rsidRDefault="00B36863" w:rsidP="00B36863">
            <w:pPr>
              <w:rPr>
                <w:color w:val="FF0000"/>
              </w:rPr>
            </w:pPr>
          </w:p>
        </w:tc>
        <w:tc>
          <w:tcPr>
            <w:tcW w:w="3452" w:type="dxa"/>
          </w:tcPr>
          <w:p w14:paraId="5368995A" w14:textId="77777777" w:rsidR="00B36863" w:rsidRPr="00597284" w:rsidRDefault="00B36863" w:rsidP="00B36863">
            <w:pPr>
              <w:rPr>
                <w:color w:val="FF0000"/>
              </w:rPr>
            </w:pPr>
          </w:p>
        </w:tc>
        <w:tc>
          <w:tcPr>
            <w:tcW w:w="3416" w:type="dxa"/>
          </w:tcPr>
          <w:p w14:paraId="6ECFEDDB" w14:textId="77777777" w:rsidR="00B36863" w:rsidRPr="00597284" w:rsidRDefault="00B36863" w:rsidP="00B36863">
            <w:pPr>
              <w:rPr>
                <w:color w:val="FF0000"/>
              </w:rPr>
            </w:pPr>
          </w:p>
        </w:tc>
      </w:tr>
      <w:tr w:rsidR="00597284" w:rsidRPr="00597284" w14:paraId="04411EF6" w14:textId="77777777" w:rsidTr="00017D90">
        <w:trPr>
          <w:jc w:val="center"/>
        </w:trPr>
        <w:tc>
          <w:tcPr>
            <w:tcW w:w="724" w:type="dxa"/>
          </w:tcPr>
          <w:p w14:paraId="4E095F64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589D4F5A" w14:textId="2879B112" w:rsidR="00B36863" w:rsidRPr="00597284" w:rsidRDefault="00B36863" w:rsidP="00B3686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ser_tx_EN</w:t>
            </w:r>
          </w:p>
        </w:tc>
        <w:tc>
          <w:tcPr>
            <w:tcW w:w="3416" w:type="dxa"/>
          </w:tcPr>
          <w:p w14:paraId="25FA093D" w14:textId="77777777" w:rsidR="00B36863" w:rsidRPr="00597284" w:rsidRDefault="00B36863" w:rsidP="00B3686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(void)</w:t>
            </w:r>
          </w:p>
        </w:tc>
      </w:tr>
      <w:tr w:rsidR="00597284" w:rsidRPr="00597284" w14:paraId="77B5A120" w14:textId="77777777" w:rsidTr="00017D90">
        <w:trPr>
          <w:jc w:val="center"/>
        </w:trPr>
        <w:tc>
          <w:tcPr>
            <w:tcW w:w="724" w:type="dxa"/>
          </w:tcPr>
          <w:p w14:paraId="765C2042" w14:textId="43A26880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474E7C2A" w14:textId="5F8AC4EC" w:rsidR="00B36863" w:rsidRPr="00597284" w:rsidRDefault="00B36863" w:rsidP="00B3686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ser_tx_en</w:t>
            </w:r>
          </w:p>
        </w:tc>
        <w:tc>
          <w:tcPr>
            <w:tcW w:w="3416" w:type="dxa"/>
          </w:tcPr>
          <w:p w14:paraId="28FE2F4D" w14:textId="7D771A2F" w:rsidR="00B36863" w:rsidRPr="00597284" w:rsidRDefault="00B36863" w:rsidP="00B3686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(void)</w:t>
            </w:r>
          </w:p>
        </w:tc>
      </w:tr>
      <w:tr w:rsidR="00597284" w:rsidRPr="00597284" w14:paraId="784F1BFD" w14:textId="77777777" w:rsidTr="00017D90">
        <w:trPr>
          <w:jc w:val="center"/>
        </w:trPr>
        <w:tc>
          <w:tcPr>
            <w:tcW w:w="724" w:type="dxa"/>
          </w:tcPr>
          <w:p w14:paraId="1D1A34D1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116901E8" w14:textId="69B17337" w:rsidR="00B36863" w:rsidRPr="00597284" w:rsidRDefault="00B36863" w:rsidP="00B3686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ser_rx_EN</w:t>
            </w:r>
          </w:p>
        </w:tc>
        <w:tc>
          <w:tcPr>
            <w:tcW w:w="3416" w:type="dxa"/>
          </w:tcPr>
          <w:p w14:paraId="047ADBCE" w14:textId="77777777" w:rsidR="00B36863" w:rsidRPr="00597284" w:rsidRDefault="00B36863" w:rsidP="00B3686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(void)</w:t>
            </w:r>
          </w:p>
        </w:tc>
      </w:tr>
      <w:tr w:rsidR="00597284" w:rsidRPr="00597284" w14:paraId="19005FB4" w14:textId="77777777" w:rsidTr="00017D90">
        <w:trPr>
          <w:jc w:val="center"/>
        </w:trPr>
        <w:tc>
          <w:tcPr>
            <w:tcW w:w="724" w:type="dxa"/>
          </w:tcPr>
          <w:p w14:paraId="0DF1B4EB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0CB66687" w14:textId="579DEAE2" w:rsidR="00B36863" w:rsidRPr="00597284" w:rsidRDefault="00B36863" w:rsidP="00B3686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ser_rx_en</w:t>
            </w:r>
          </w:p>
        </w:tc>
        <w:tc>
          <w:tcPr>
            <w:tcW w:w="3416" w:type="dxa"/>
          </w:tcPr>
          <w:p w14:paraId="4C8803A3" w14:textId="77777777" w:rsidR="00B36863" w:rsidRPr="00597284" w:rsidRDefault="00B36863" w:rsidP="00B3686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(void)</w:t>
            </w:r>
          </w:p>
        </w:tc>
      </w:tr>
      <w:tr w:rsidR="00597284" w:rsidRPr="00597284" w14:paraId="2BF8B561" w14:textId="77777777" w:rsidTr="00017D90">
        <w:trPr>
          <w:jc w:val="center"/>
        </w:trPr>
        <w:tc>
          <w:tcPr>
            <w:tcW w:w="724" w:type="dxa"/>
          </w:tcPr>
          <w:p w14:paraId="0DF3343A" w14:textId="1D862135" w:rsidR="00B36863" w:rsidRPr="00597284" w:rsidRDefault="00B36863" w:rsidP="00B36863">
            <w:pPr>
              <w:rPr>
                <w:color w:val="FF0000"/>
                <w:lang w:val="en-US"/>
              </w:rPr>
            </w:pPr>
          </w:p>
        </w:tc>
        <w:tc>
          <w:tcPr>
            <w:tcW w:w="3452" w:type="dxa"/>
          </w:tcPr>
          <w:p w14:paraId="46274241" w14:textId="4A352099" w:rsidR="00B36863" w:rsidRPr="00597284" w:rsidRDefault="00B36863" w:rsidP="00B36863">
            <w:pPr>
              <w:rPr>
                <w:color w:val="FF0000"/>
                <w:lang w:val="en-US"/>
              </w:rPr>
            </w:pPr>
          </w:p>
        </w:tc>
        <w:tc>
          <w:tcPr>
            <w:tcW w:w="3416" w:type="dxa"/>
          </w:tcPr>
          <w:p w14:paraId="6B257F64" w14:textId="77426BF9" w:rsidR="00B36863" w:rsidRPr="00597284" w:rsidRDefault="00B36863" w:rsidP="00B36863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323DD4A1" w14:textId="77777777" w:rsidTr="00017D90">
        <w:trPr>
          <w:jc w:val="center"/>
        </w:trPr>
        <w:tc>
          <w:tcPr>
            <w:tcW w:w="724" w:type="dxa"/>
          </w:tcPr>
          <w:p w14:paraId="66656529" w14:textId="77777777" w:rsidR="00B36863" w:rsidRPr="00597284" w:rsidRDefault="00B36863" w:rsidP="00B3686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5AE6B5CD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ser_config_16MHz</w:t>
            </w:r>
          </w:p>
        </w:tc>
        <w:tc>
          <w:tcPr>
            <w:tcW w:w="3416" w:type="dxa"/>
          </w:tcPr>
          <w:p w14:paraId="5FD9667E" w14:textId="77777777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(char br)</w:t>
            </w:r>
          </w:p>
        </w:tc>
      </w:tr>
      <w:tr w:rsidR="00597284" w:rsidRPr="00597284" w14:paraId="16D2CA41" w14:textId="77777777" w:rsidTr="00017D90">
        <w:trPr>
          <w:jc w:val="center"/>
        </w:trPr>
        <w:tc>
          <w:tcPr>
            <w:tcW w:w="724" w:type="dxa"/>
          </w:tcPr>
          <w:p w14:paraId="7F5311DE" w14:textId="3A1C0148" w:rsidR="00B36863" w:rsidRPr="00597284" w:rsidRDefault="00B36863" w:rsidP="00B3686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3452" w:type="dxa"/>
          </w:tcPr>
          <w:p w14:paraId="30E1645D" w14:textId="0912EAB3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ser_config_1MHz</w:t>
            </w:r>
          </w:p>
        </w:tc>
        <w:tc>
          <w:tcPr>
            <w:tcW w:w="3416" w:type="dxa"/>
          </w:tcPr>
          <w:p w14:paraId="51D42138" w14:textId="4649BB0D" w:rsidR="00B36863" w:rsidRPr="00597284" w:rsidRDefault="00B36863" w:rsidP="00B36863">
            <w:pPr>
              <w:rPr>
                <w:color w:val="FF0000"/>
              </w:rPr>
            </w:pPr>
            <w:r w:rsidRPr="00597284">
              <w:rPr>
                <w:color w:val="FF0000"/>
              </w:rPr>
              <w:t>(char br)</w:t>
            </w:r>
          </w:p>
        </w:tc>
      </w:tr>
      <w:tr w:rsidR="00597284" w:rsidRPr="00597284" w14:paraId="086B67D8" w14:textId="77777777" w:rsidTr="00017D90">
        <w:trPr>
          <w:jc w:val="center"/>
        </w:trPr>
        <w:tc>
          <w:tcPr>
            <w:tcW w:w="724" w:type="dxa"/>
          </w:tcPr>
          <w:p w14:paraId="2FA5D976" w14:textId="589E72B9" w:rsidR="00B36863" w:rsidRPr="00597284" w:rsidRDefault="00B36863" w:rsidP="00B36863">
            <w:pPr>
              <w:rPr>
                <w:color w:val="FF0000"/>
              </w:rPr>
            </w:pPr>
          </w:p>
        </w:tc>
        <w:tc>
          <w:tcPr>
            <w:tcW w:w="3452" w:type="dxa"/>
          </w:tcPr>
          <w:p w14:paraId="0894400A" w14:textId="0FE27DA7" w:rsidR="00B36863" w:rsidRPr="00597284" w:rsidRDefault="00B36863" w:rsidP="00B36863">
            <w:pPr>
              <w:rPr>
                <w:color w:val="FF0000"/>
              </w:rPr>
            </w:pPr>
          </w:p>
        </w:tc>
        <w:tc>
          <w:tcPr>
            <w:tcW w:w="3416" w:type="dxa"/>
          </w:tcPr>
          <w:p w14:paraId="3A696DA4" w14:textId="50600D13" w:rsidR="00B36863" w:rsidRPr="00597284" w:rsidRDefault="00B36863" w:rsidP="00B36863">
            <w:pPr>
              <w:rPr>
                <w:color w:val="FF0000"/>
              </w:rPr>
            </w:pPr>
          </w:p>
        </w:tc>
      </w:tr>
      <w:tr w:rsidR="00597284" w:rsidRPr="00597284" w14:paraId="51A6D330" w14:textId="77777777" w:rsidTr="00017D90">
        <w:trPr>
          <w:jc w:val="center"/>
        </w:trPr>
        <w:tc>
          <w:tcPr>
            <w:tcW w:w="724" w:type="dxa"/>
          </w:tcPr>
          <w:p w14:paraId="1B7B7C59" w14:textId="51A3F70D" w:rsidR="00B36863" w:rsidRPr="00597284" w:rsidRDefault="00B36863" w:rsidP="00B36863">
            <w:pPr>
              <w:rPr>
                <w:color w:val="FF0000"/>
              </w:rPr>
            </w:pPr>
          </w:p>
        </w:tc>
        <w:tc>
          <w:tcPr>
            <w:tcW w:w="3452" w:type="dxa"/>
          </w:tcPr>
          <w:p w14:paraId="6B5E229E" w14:textId="04A546ED" w:rsidR="00B36863" w:rsidRPr="00597284" w:rsidRDefault="00B36863" w:rsidP="00B36863">
            <w:pPr>
              <w:rPr>
                <w:color w:val="FF0000"/>
              </w:rPr>
            </w:pPr>
          </w:p>
        </w:tc>
        <w:tc>
          <w:tcPr>
            <w:tcW w:w="3416" w:type="dxa"/>
          </w:tcPr>
          <w:p w14:paraId="156301C2" w14:textId="7EFB2AC8" w:rsidR="00B36863" w:rsidRPr="00597284" w:rsidRDefault="00B36863" w:rsidP="00B36863">
            <w:pPr>
              <w:rPr>
                <w:color w:val="FF0000"/>
              </w:rPr>
            </w:pPr>
          </w:p>
        </w:tc>
      </w:tr>
      <w:tr w:rsidR="00B36863" w:rsidRPr="00597284" w14:paraId="183DCCAA" w14:textId="77777777" w:rsidTr="00017D90">
        <w:trPr>
          <w:jc w:val="center"/>
        </w:trPr>
        <w:tc>
          <w:tcPr>
            <w:tcW w:w="724" w:type="dxa"/>
          </w:tcPr>
          <w:p w14:paraId="7F1CA838" w14:textId="77777777" w:rsidR="00B36863" w:rsidRPr="00597284" w:rsidRDefault="00B36863" w:rsidP="00B36863">
            <w:pPr>
              <w:rPr>
                <w:color w:val="FF0000"/>
              </w:rPr>
            </w:pPr>
          </w:p>
        </w:tc>
        <w:tc>
          <w:tcPr>
            <w:tcW w:w="3452" w:type="dxa"/>
          </w:tcPr>
          <w:p w14:paraId="096E71DF" w14:textId="77777777" w:rsidR="00B36863" w:rsidRPr="00597284" w:rsidRDefault="00B36863" w:rsidP="00B36863">
            <w:pPr>
              <w:rPr>
                <w:color w:val="FF0000"/>
              </w:rPr>
            </w:pPr>
          </w:p>
        </w:tc>
        <w:tc>
          <w:tcPr>
            <w:tcW w:w="3416" w:type="dxa"/>
          </w:tcPr>
          <w:p w14:paraId="6D131F7F" w14:textId="77777777" w:rsidR="00B36863" w:rsidRPr="00597284" w:rsidRDefault="00B36863" w:rsidP="00B36863">
            <w:pPr>
              <w:rPr>
                <w:color w:val="FF0000"/>
              </w:rPr>
            </w:pPr>
          </w:p>
        </w:tc>
      </w:tr>
    </w:tbl>
    <w:p w14:paraId="15E15C58" w14:textId="4455A868" w:rsidR="0053125B" w:rsidRPr="00597284" w:rsidRDefault="0053125B" w:rsidP="0053125B">
      <w:pPr>
        <w:spacing w:after="0"/>
        <w:rPr>
          <w:color w:val="FF0000"/>
        </w:rPr>
      </w:pPr>
    </w:p>
    <w:p w14:paraId="252A833C" w14:textId="288A2012" w:rsidR="00E85C4E" w:rsidRPr="00597284" w:rsidRDefault="00E85C4E" w:rsidP="0053125B">
      <w:pPr>
        <w:spacing w:after="0"/>
        <w:rPr>
          <w:color w:val="FF0000"/>
        </w:rPr>
      </w:pPr>
    </w:p>
    <w:p w14:paraId="1F965CB5" w14:textId="77777777" w:rsidR="00B36863" w:rsidRPr="00597284" w:rsidRDefault="00B36863" w:rsidP="00B36863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void </w:t>
      </w:r>
      <w:r w:rsidRPr="00597284">
        <w:rPr>
          <w:b/>
          <w:bCs/>
          <w:color w:val="FF0000"/>
        </w:rPr>
        <w:t>ser_nrf_param</w:t>
      </w:r>
      <w:r w:rsidRPr="00597284">
        <w:rPr>
          <w:color w:val="FF0000"/>
        </w:rPr>
        <w:t xml:space="preserve"> (void)</w:t>
      </w:r>
    </w:p>
    <w:p w14:paraId="666F3FFA" w14:textId="77777777" w:rsidR="00B36863" w:rsidRPr="00597284" w:rsidRDefault="00B36863" w:rsidP="00B36863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Imprime o canal do rádio, a potência de o baudrate bps.</w:t>
      </w:r>
    </w:p>
    <w:p w14:paraId="54F64AD0" w14:textId="77777777" w:rsidR="00B36863" w:rsidRPr="00597284" w:rsidRDefault="00B36863" w:rsidP="00B36863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color w:val="FF0000"/>
        </w:rPr>
      </w:pPr>
      <w:r w:rsidRPr="00597284">
        <w:rPr>
          <w:rFonts w:ascii="Courier New" w:hAnsi="Courier New" w:cs="Courier New"/>
          <w:color w:val="FF0000"/>
          <w:sz w:val="20"/>
          <w:szCs w:val="20"/>
        </w:rPr>
        <w:t>76 -18dBm 1Mbps</w:t>
      </w:r>
      <w:r w:rsidRPr="00597284">
        <w:rPr>
          <w:rFonts w:ascii="Courier New" w:hAnsi="Courier New" w:cs="Courier New"/>
          <w:color w:val="FF0000"/>
          <w:sz w:val="20"/>
          <w:szCs w:val="20"/>
        </w:rPr>
        <w:cr/>
      </w:r>
    </w:p>
    <w:p w14:paraId="07A0E41C" w14:textId="77777777" w:rsidR="00B36863" w:rsidRPr="00597284" w:rsidRDefault="00B36863" w:rsidP="00B36863">
      <w:pPr>
        <w:spacing w:after="0"/>
        <w:rPr>
          <w:color w:val="FF0000"/>
        </w:rPr>
      </w:pPr>
    </w:p>
    <w:p w14:paraId="55FD2A94" w14:textId="6C575A03" w:rsidR="00B36863" w:rsidRPr="00597284" w:rsidRDefault="00B36863" w:rsidP="0053125B">
      <w:pPr>
        <w:spacing w:after="0"/>
        <w:rPr>
          <w:color w:val="FF0000"/>
        </w:rPr>
      </w:pPr>
    </w:p>
    <w:p w14:paraId="6E2514A8" w14:textId="77777777" w:rsidR="00B36863" w:rsidRPr="00597284" w:rsidRDefault="00B36863" w:rsidP="0053125B">
      <w:pPr>
        <w:spacing w:after="0"/>
        <w:rPr>
          <w:color w:val="FF0000"/>
        </w:rPr>
      </w:pPr>
    </w:p>
    <w:p w14:paraId="089EA83A" w14:textId="09BAF603" w:rsidR="00E85C4E" w:rsidRPr="00597284" w:rsidRDefault="00E85C4E" w:rsidP="00E85C4E">
      <w:pPr>
        <w:pStyle w:val="PargrafodaLista"/>
        <w:numPr>
          <w:ilvl w:val="0"/>
          <w:numId w:val="2"/>
        </w:numPr>
        <w:spacing w:after="0"/>
        <w:rPr>
          <w:rFonts w:ascii="Courier New" w:hAnsi="Courier New" w:cs="Courier New"/>
          <w:b/>
          <w:bCs/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ser_wq_temp</w:t>
      </w:r>
      <w:r w:rsidRPr="00597284">
        <w:rPr>
          <w:color w:val="FF0000"/>
          <w:lang w:val="en-US"/>
        </w:rPr>
        <w:t xml:space="preserve"> (long adr)</w:t>
      </w:r>
    </w:p>
    <w:p w14:paraId="0C5C8D52" w14:textId="77777777" w:rsidR="00E85C4E" w:rsidRPr="00597284" w:rsidRDefault="00E85C4E" w:rsidP="00E85C4E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Imprimir do dados de temperatura até encontrar 0xFF.</w:t>
      </w:r>
    </w:p>
    <w:p w14:paraId="56FF8BFA" w14:textId="24A9E970" w:rsidR="00E85C4E" w:rsidRPr="00597284" w:rsidRDefault="00E85C4E" w:rsidP="00E85C4E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color w:val="FF0000"/>
          <w:sz w:val="20"/>
          <w:szCs w:val="20"/>
        </w:rPr>
      </w:pPr>
      <w:r w:rsidRPr="00597284">
        <w:rPr>
          <w:rFonts w:ascii="Courier New" w:hAnsi="Courier New" w:cs="Courier New"/>
          <w:color w:val="FF0000"/>
          <w:sz w:val="20"/>
          <w:szCs w:val="20"/>
        </w:rPr>
        <w:t>Contador   temp Vbat</w:t>
      </w:r>
    </w:p>
    <w:p w14:paraId="12AF9DAD" w14:textId="77777777" w:rsidR="00E85C4E" w:rsidRPr="00597284" w:rsidRDefault="00E85C4E" w:rsidP="00E85C4E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597284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0003473408 000 000 053 048 054 047 049 048 047 050 049 058 050 051 000 255 </w:t>
      </w:r>
    </w:p>
    <w:p w14:paraId="7640AE1E" w14:textId="77777777" w:rsidR="00E85C4E" w:rsidRPr="00597284" w:rsidRDefault="00E85C4E" w:rsidP="00E85C4E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597284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0003473424 000 001 048 054 047 049 048 047 050 049 058 050 051 058 048 055 </w:t>
      </w:r>
    </w:p>
    <w:p w14:paraId="2A649E8D" w14:textId="77777777" w:rsidR="00E85C4E" w:rsidRPr="00597284" w:rsidRDefault="00E85C4E" w:rsidP="00E85C4E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597284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0003473440 000 002 068 072 005 255 255 255 255 255 255 255 255 255 255 255 </w:t>
      </w:r>
    </w:p>
    <w:p w14:paraId="71233F31" w14:textId="77777777" w:rsidR="00E85C4E" w:rsidRPr="00597284" w:rsidRDefault="00E85C4E" w:rsidP="00E85C4E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597284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0003473456 000 003 255 255 255 255 255 255 255 255 255 255 255 255 255 255 </w:t>
      </w:r>
    </w:p>
    <w:p w14:paraId="703C2EF0" w14:textId="77777777" w:rsidR="00E85C4E" w:rsidRPr="00597284" w:rsidRDefault="00E85C4E" w:rsidP="00E85C4E">
      <w:pPr>
        <w:spacing w:after="0"/>
        <w:rPr>
          <w:color w:val="FF0000"/>
          <w:lang w:val="en-US"/>
        </w:rPr>
      </w:pPr>
    </w:p>
    <w:p w14:paraId="7DBFF8C3" w14:textId="48B75922" w:rsidR="00E85C4E" w:rsidRPr="00597284" w:rsidRDefault="00E85C4E" w:rsidP="0053125B">
      <w:pPr>
        <w:spacing w:after="0"/>
        <w:rPr>
          <w:color w:val="FF0000"/>
        </w:rPr>
      </w:pPr>
    </w:p>
    <w:p w14:paraId="3CE356C7" w14:textId="77777777" w:rsidR="00E85C4E" w:rsidRPr="00597284" w:rsidRDefault="00E85C4E" w:rsidP="0053125B">
      <w:pPr>
        <w:spacing w:after="0"/>
        <w:rPr>
          <w:color w:val="FF0000"/>
        </w:rPr>
      </w:pPr>
    </w:p>
    <w:p w14:paraId="2092CA3C" w14:textId="461E68F7" w:rsidR="00E85C4E" w:rsidRPr="00597284" w:rsidRDefault="00E85C4E" w:rsidP="00E85C4E">
      <w:pPr>
        <w:pStyle w:val="PargrafodaLista"/>
        <w:numPr>
          <w:ilvl w:val="0"/>
          <w:numId w:val="2"/>
        </w:numPr>
        <w:spacing w:after="0"/>
        <w:rPr>
          <w:rFonts w:ascii="Courier New" w:hAnsi="Courier New" w:cs="Courier New"/>
          <w:b/>
          <w:bCs/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ser_wq_blk</w:t>
      </w:r>
      <w:r w:rsidRPr="00597284">
        <w:rPr>
          <w:color w:val="FF0000"/>
          <w:lang w:val="en-US"/>
        </w:rPr>
        <w:t xml:space="preserve"> (long adr, word qtd)</w:t>
      </w:r>
    </w:p>
    <w:p w14:paraId="0A489452" w14:textId="77777777" w:rsidR="00E85C4E" w:rsidRPr="00597284" w:rsidRDefault="00E85C4E" w:rsidP="00E85C4E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Imprimir em decimal um bloco de memória Flash. </w:t>
      </w:r>
    </w:p>
    <w:p w14:paraId="4CC4B075" w14:textId="77777777" w:rsidR="00E85C4E" w:rsidRPr="00597284" w:rsidRDefault="00E85C4E" w:rsidP="00E85C4E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Endereço e depois 16 bytes.</w:t>
      </w:r>
    </w:p>
    <w:p w14:paraId="7CFAAAD2" w14:textId="30B25438" w:rsidR="00E85C4E" w:rsidRPr="00597284" w:rsidRDefault="00E85C4E" w:rsidP="00E85C4E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color w:val="FF0000"/>
          <w:sz w:val="20"/>
          <w:szCs w:val="20"/>
        </w:rPr>
      </w:pPr>
      <w:r w:rsidRPr="00597284">
        <w:rPr>
          <w:rFonts w:ascii="Courier New" w:hAnsi="Courier New" w:cs="Courier New"/>
          <w:color w:val="FF0000"/>
          <w:sz w:val="20"/>
          <w:szCs w:val="20"/>
        </w:rPr>
        <w:t>Endereço  ------------------- dados -------------------------------------</w:t>
      </w:r>
    </w:p>
    <w:p w14:paraId="1FB5DE36" w14:textId="5383A917" w:rsidR="00E85C4E" w:rsidRPr="00597284" w:rsidRDefault="00E85C4E" w:rsidP="00E85C4E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color w:val="FF0000"/>
          <w:sz w:val="20"/>
          <w:szCs w:val="20"/>
        </w:rPr>
      </w:pPr>
      <w:r w:rsidRPr="00597284">
        <w:rPr>
          <w:rFonts w:ascii="Courier New" w:hAnsi="Courier New" w:cs="Courier New"/>
          <w:color w:val="FF0000"/>
          <w:sz w:val="20"/>
          <w:szCs w:val="20"/>
        </w:rPr>
        <w:t xml:space="preserve">0003473408 000 000 053 048 054 047 049 048 047 050 049 058 050 051 000 255 </w:t>
      </w:r>
    </w:p>
    <w:p w14:paraId="1F1A761E" w14:textId="77777777" w:rsidR="00E85C4E" w:rsidRPr="00597284" w:rsidRDefault="00E85C4E" w:rsidP="00E85C4E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597284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0003473424 000 001 048 054 047 049 048 047 050 049 058 050 051 058 048 055 </w:t>
      </w:r>
    </w:p>
    <w:p w14:paraId="55320EBA" w14:textId="77777777" w:rsidR="00E85C4E" w:rsidRPr="00597284" w:rsidRDefault="00E85C4E" w:rsidP="00E85C4E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597284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0003473440 000 002 068 072 005 255 255 255 255 255 255 255 255 255 255 255 </w:t>
      </w:r>
    </w:p>
    <w:p w14:paraId="0D1ABBAD" w14:textId="4DCD2EA7" w:rsidR="00E85C4E" w:rsidRPr="00597284" w:rsidRDefault="00E85C4E" w:rsidP="00E85C4E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597284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0003473456 000 003 255 255 255 255 255 255 255 255 255 255 255 255 255 255 </w:t>
      </w:r>
    </w:p>
    <w:p w14:paraId="3009D359" w14:textId="77777777" w:rsidR="00E85C4E" w:rsidRPr="00597284" w:rsidRDefault="00E85C4E" w:rsidP="00E85C4E">
      <w:pPr>
        <w:spacing w:after="0"/>
        <w:rPr>
          <w:color w:val="FF0000"/>
          <w:lang w:val="en-US"/>
        </w:rPr>
      </w:pPr>
    </w:p>
    <w:p w14:paraId="08C4B460" w14:textId="215639FB" w:rsidR="00D61DF0" w:rsidRPr="00597284" w:rsidRDefault="00D61DF0" w:rsidP="00D61DF0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void </w:t>
      </w:r>
      <w:r w:rsidRPr="00597284">
        <w:rPr>
          <w:b/>
          <w:bCs/>
          <w:color w:val="FF0000"/>
        </w:rPr>
        <w:t>ser_cmdo_letras</w:t>
      </w:r>
      <w:r w:rsidRPr="00597284">
        <w:rPr>
          <w:color w:val="FF0000"/>
        </w:rPr>
        <w:t xml:space="preserve"> (byte x)</w:t>
      </w:r>
    </w:p>
    <w:p w14:paraId="6F2206B3" w14:textId="19A21B5C" w:rsidR="00D61DF0" w:rsidRPr="00597284" w:rsidRDefault="00D61DF0" w:rsidP="00D61DF0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Imprimir as 3 letras que caracterizam um comando.</w:t>
      </w:r>
    </w:p>
    <w:p w14:paraId="61C11266" w14:textId="77777777" w:rsidR="00D61DF0" w:rsidRPr="00597284" w:rsidRDefault="00D61DF0" w:rsidP="0053125B">
      <w:pPr>
        <w:spacing w:after="0"/>
        <w:rPr>
          <w:color w:val="FF0000"/>
        </w:rPr>
      </w:pPr>
    </w:p>
    <w:p w14:paraId="50D1F2AB" w14:textId="1832A156" w:rsidR="001E41EA" w:rsidRPr="00597284" w:rsidRDefault="001E41EA" w:rsidP="001E41EA">
      <w:pPr>
        <w:pStyle w:val="PargrafodaLista"/>
        <w:numPr>
          <w:ilvl w:val="0"/>
          <w:numId w:val="2"/>
        </w:numPr>
        <w:spacing w:after="0"/>
        <w:rPr>
          <w:rFonts w:ascii="Courier New" w:hAnsi="Courier New" w:cs="Courier New"/>
          <w:b/>
          <w:bCs/>
          <w:color w:val="FF0000"/>
        </w:rPr>
      </w:pPr>
      <w:r w:rsidRPr="00597284">
        <w:rPr>
          <w:color w:val="FF0000"/>
        </w:rPr>
        <w:t xml:space="preserve">byte </w:t>
      </w:r>
      <w:r w:rsidRPr="00597284">
        <w:rPr>
          <w:b/>
          <w:bCs/>
          <w:color w:val="FF0000"/>
        </w:rPr>
        <w:t>ser_pfn_eeprom</w:t>
      </w:r>
      <w:r w:rsidRPr="00597284">
        <w:rPr>
          <w:color w:val="FF0000"/>
        </w:rPr>
        <w:t xml:space="preserve"> (byte n)</w:t>
      </w:r>
    </w:p>
    <w:p w14:paraId="68CACBA2" w14:textId="77777777" w:rsidR="001E41EA" w:rsidRPr="00597284" w:rsidRDefault="001E41EA" w:rsidP="001E41E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Imprimir em hexadecimal os dados da cópia da EEPROM.</w:t>
      </w:r>
    </w:p>
    <w:p w14:paraId="4F9D61E7" w14:textId="0A66BEB9" w:rsidR="001E41EA" w:rsidRPr="00597284" w:rsidRDefault="001E41EA" w:rsidP="001E41E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Imprime no mesmo formato de “ser_pfn_dt”.</w:t>
      </w:r>
    </w:p>
    <w:p w14:paraId="6FC417CC" w14:textId="77777777" w:rsidR="001E41EA" w:rsidRPr="00597284" w:rsidRDefault="001E41EA" w:rsidP="0053125B">
      <w:pPr>
        <w:spacing w:after="0"/>
        <w:rPr>
          <w:color w:val="FF0000"/>
        </w:rPr>
      </w:pPr>
    </w:p>
    <w:p w14:paraId="4892FBD9" w14:textId="6964125E" w:rsidR="008210DC" w:rsidRPr="00597284" w:rsidRDefault="00D04485" w:rsidP="008210DC">
      <w:pPr>
        <w:pStyle w:val="PargrafodaLista"/>
        <w:numPr>
          <w:ilvl w:val="0"/>
          <w:numId w:val="2"/>
        </w:numPr>
        <w:spacing w:after="0"/>
        <w:rPr>
          <w:rFonts w:ascii="Courier New" w:hAnsi="Courier New" w:cs="Courier New"/>
          <w:b/>
          <w:bCs/>
          <w:color w:val="FF0000"/>
        </w:rPr>
      </w:pPr>
      <w:r w:rsidRPr="00597284">
        <w:rPr>
          <w:color w:val="FF0000"/>
        </w:rPr>
        <w:t>byte</w:t>
      </w:r>
      <w:r w:rsidR="008210DC" w:rsidRPr="00597284">
        <w:rPr>
          <w:color w:val="FF0000"/>
        </w:rPr>
        <w:t xml:space="preserve"> </w:t>
      </w:r>
      <w:r w:rsidR="008210DC" w:rsidRPr="00597284">
        <w:rPr>
          <w:b/>
          <w:bCs/>
          <w:color w:val="FF0000"/>
        </w:rPr>
        <w:t>ser_</w:t>
      </w:r>
      <w:r w:rsidRPr="00597284">
        <w:rPr>
          <w:b/>
          <w:bCs/>
          <w:color w:val="FF0000"/>
        </w:rPr>
        <w:t>pfn</w:t>
      </w:r>
      <w:r w:rsidR="008210DC" w:rsidRPr="00597284">
        <w:rPr>
          <w:b/>
          <w:bCs/>
          <w:color w:val="FF0000"/>
        </w:rPr>
        <w:t>_dt</w:t>
      </w:r>
      <w:r w:rsidR="008210DC" w:rsidRPr="00597284">
        <w:rPr>
          <w:color w:val="FF0000"/>
        </w:rPr>
        <w:t xml:space="preserve"> (byte n)</w:t>
      </w:r>
    </w:p>
    <w:p w14:paraId="42E24F71" w14:textId="21A8826F" w:rsidR="008210DC" w:rsidRPr="00597284" w:rsidRDefault="008210DC" w:rsidP="008210DC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Imprimir em hexadecimal os dados da fermentação n até </w:t>
      </w:r>
      <w:r w:rsidR="00D04485" w:rsidRPr="00597284">
        <w:rPr>
          <w:color w:val="FF0000"/>
        </w:rPr>
        <w:t xml:space="preserve">chegar ao fim da memória ou </w:t>
      </w:r>
      <w:r w:rsidRPr="00597284">
        <w:rPr>
          <w:color w:val="FF0000"/>
        </w:rPr>
        <w:t>encontrar um registrado como todos os dados iguais a 0xFF.</w:t>
      </w:r>
    </w:p>
    <w:p w14:paraId="58A0A8E6" w14:textId="1CD8C8D4" w:rsidR="00D04485" w:rsidRPr="00597284" w:rsidRDefault="00D04485" w:rsidP="008210DC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TRUE se chegou ao fim da memória</w:t>
      </w:r>
    </w:p>
    <w:p w14:paraId="439D395E" w14:textId="58C24B4D" w:rsidR="00D04485" w:rsidRPr="00597284" w:rsidRDefault="00D04485" w:rsidP="008210DC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FALSE se encontrou um  registro todo igual a 0xFF</w:t>
      </w:r>
    </w:p>
    <w:p w14:paraId="5AD82175" w14:textId="77777777" w:rsidR="008210DC" w:rsidRPr="00597284" w:rsidRDefault="008210DC" w:rsidP="008210DC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597284">
        <w:rPr>
          <w:rFonts w:ascii="Courier New" w:hAnsi="Courier New" w:cs="Courier New"/>
          <w:color w:val="FF0000"/>
          <w:sz w:val="20"/>
          <w:szCs w:val="20"/>
          <w:lang w:val="en-US"/>
        </w:rPr>
        <w:t>Fermentacao 5</w:t>
      </w:r>
    </w:p>
    <w:p w14:paraId="30886244" w14:textId="77777777" w:rsidR="008210DC" w:rsidRPr="00597284" w:rsidRDefault="008210DC" w:rsidP="008210DC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597284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00050000: 00 00 05 74 65 73 74 65 31 00 FF FF FF FF FF FF </w:t>
      </w:r>
    </w:p>
    <w:p w14:paraId="7B2E9F98" w14:textId="77777777" w:rsidR="008210DC" w:rsidRPr="00597284" w:rsidRDefault="008210DC" w:rsidP="008210DC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597284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00050010: 00 01 30 31 2F 30 31 2F 30 30 3A 30 30 3A 30 35 </w:t>
      </w:r>
    </w:p>
    <w:p w14:paraId="46AD82B4" w14:textId="77777777" w:rsidR="008210DC" w:rsidRPr="00597284" w:rsidRDefault="008210DC" w:rsidP="008210DC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597284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00050020: 00 02 44 48 05 FF FF FF FF FF FF FF FF FF FF FF </w:t>
      </w:r>
    </w:p>
    <w:p w14:paraId="097C103B" w14:textId="77777777" w:rsidR="008210DC" w:rsidRPr="00597284" w:rsidRDefault="008210DC" w:rsidP="008210DC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597284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00050030: 00 03 FF FF FF FF FF FF FF FF FF FF FF FF FF FF </w:t>
      </w:r>
    </w:p>
    <w:p w14:paraId="77875CEE" w14:textId="77777777" w:rsidR="008210DC" w:rsidRPr="00597284" w:rsidRDefault="008210DC" w:rsidP="008210DC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597284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00050040: 00 04 00 30 00 33 00 46 00 E8 00 00 03 FF FF FF </w:t>
      </w:r>
    </w:p>
    <w:p w14:paraId="1F050AD4" w14:textId="77777777" w:rsidR="008210DC" w:rsidRPr="00597284" w:rsidRDefault="008210DC" w:rsidP="008210DC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597284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00050050: 00 05 00 30 00 33 00 46 00 EC 00 00 03 FF FF FF </w:t>
      </w:r>
    </w:p>
    <w:p w14:paraId="0AF490F9" w14:textId="682457F4" w:rsidR="008210DC" w:rsidRPr="00597284" w:rsidRDefault="008210DC" w:rsidP="008210DC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597284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00050060: FF FF FF FF FF FF FF FF FF FF FF FF FF FF FF FF </w:t>
      </w:r>
      <w:r w:rsidRPr="00597284">
        <w:rPr>
          <w:rFonts w:ascii="Courier New" w:hAnsi="Courier New" w:cs="Courier New"/>
          <w:color w:val="FF0000"/>
          <w:sz w:val="20"/>
          <w:szCs w:val="20"/>
          <w:lang w:val="en-US"/>
        </w:rPr>
        <w:cr/>
      </w:r>
    </w:p>
    <w:p w14:paraId="00C10DE6" w14:textId="093ED63F" w:rsidR="008210DC" w:rsidRPr="00597284" w:rsidRDefault="008210DC" w:rsidP="0053125B">
      <w:pPr>
        <w:spacing w:after="0"/>
        <w:rPr>
          <w:color w:val="FF0000"/>
          <w:lang w:val="en-US"/>
        </w:rPr>
      </w:pPr>
    </w:p>
    <w:p w14:paraId="4AADF060" w14:textId="77777777" w:rsidR="008210DC" w:rsidRPr="00597284" w:rsidRDefault="008210DC" w:rsidP="0053125B">
      <w:pPr>
        <w:spacing w:after="0"/>
        <w:rPr>
          <w:color w:val="FF0000"/>
          <w:lang w:val="en-US"/>
        </w:rPr>
      </w:pPr>
    </w:p>
    <w:p w14:paraId="6BCCCF03" w14:textId="6EB42280" w:rsidR="00826CC8" w:rsidRPr="00597284" w:rsidRDefault="00826CC8" w:rsidP="00826CC8">
      <w:pPr>
        <w:pStyle w:val="PargrafodaLista"/>
        <w:numPr>
          <w:ilvl w:val="0"/>
          <w:numId w:val="2"/>
        </w:numPr>
        <w:spacing w:after="0"/>
        <w:rPr>
          <w:rFonts w:ascii="Courier New" w:hAnsi="Courier New" w:cs="Courier New"/>
          <w:b/>
          <w:bCs/>
          <w:color w:val="FF0000"/>
        </w:rPr>
      </w:pPr>
      <w:r w:rsidRPr="00597284">
        <w:rPr>
          <w:color w:val="FF0000"/>
        </w:rPr>
        <w:t xml:space="preserve">void </w:t>
      </w:r>
      <w:r w:rsidRPr="00597284">
        <w:rPr>
          <w:b/>
          <w:bCs/>
          <w:color w:val="FF0000"/>
        </w:rPr>
        <w:t>ser_data_hora</w:t>
      </w:r>
      <w:r w:rsidRPr="00597284">
        <w:rPr>
          <w:color w:val="FF0000"/>
        </w:rPr>
        <w:t xml:space="preserve"> (char *vet)</w:t>
      </w:r>
    </w:p>
    <w:p w14:paraId="30314988" w14:textId="0F9C84F6" w:rsidR="00826CC8" w:rsidRPr="00597284" w:rsidRDefault="00826CC8" w:rsidP="00826CC8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Imprimir data e hora na porta serial: dd/mm/aa hh:mm:ss.</w:t>
      </w:r>
    </w:p>
    <w:p w14:paraId="02A5799C" w14:textId="329096B6" w:rsidR="00826CC8" w:rsidRPr="00597284" w:rsidRDefault="00826CC8" w:rsidP="00826CC8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O vetor vet é cópia dos registardores do DS3231.</w:t>
      </w:r>
    </w:p>
    <w:p w14:paraId="6E81353A" w14:textId="09A16659" w:rsidR="0053125B" w:rsidRPr="00597284" w:rsidRDefault="0053125B" w:rsidP="0053125B">
      <w:pPr>
        <w:spacing w:after="0"/>
        <w:rPr>
          <w:color w:val="FF0000"/>
        </w:rPr>
      </w:pPr>
    </w:p>
    <w:p w14:paraId="6DE3E9F4" w14:textId="77777777" w:rsidR="0053125B" w:rsidRPr="00597284" w:rsidRDefault="0053125B" w:rsidP="0053125B">
      <w:pPr>
        <w:pStyle w:val="PargrafodaLista"/>
        <w:numPr>
          <w:ilvl w:val="0"/>
          <w:numId w:val="2"/>
        </w:numPr>
        <w:spacing w:after="0"/>
        <w:rPr>
          <w:rFonts w:ascii="Courier New" w:hAnsi="Courier New" w:cs="Courier New"/>
          <w:b/>
          <w:bCs/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ser_float</w:t>
      </w:r>
      <w:r w:rsidRPr="00597284">
        <w:rPr>
          <w:color w:val="FF0000"/>
          <w:lang w:val="en-US"/>
        </w:rPr>
        <w:t xml:space="preserve"> (float f, byte prec)</w:t>
      </w:r>
    </w:p>
    <w:p w14:paraId="5B932775" w14:textId="77777777" w:rsidR="0053125B" w:rsidRPr="00597284" w:rsidRDefault="0053125B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No Arduino, double e float têm a mesma precisão</w:t>
      </w:r>
    </w:p>
    <w:p w14:paraId="375D8A0C" w14:textId="7541A055" w:rsidR="0053125B" w:rsidRPr="00597284" w:rsidRDefault="0053125B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 n</w:t>
      </w:r>
      <w:r w:rsidR="00F7100D" w:rsidRPr="00597284">
        <w:rPr>
          <w:color w:val="FF0000"/>
        </w:rPr>
        <w:t xml:space="preserve">a serial </w:t>
      </w:r>
      <w:r w:rsidRPr="00597284">
        <w:rPr>
          <w:color w:val="FF0000"/>
        </w:rPr>
        <w:t xml:space="preserve">float </w:t>
      </w:r>
      <w:r w:rsidRPr="00597284">
        <w:rPr>
          <w:b/>
          <w:bCs/>
          <w:color w:val="FF0000"/>
        </w:rPr>
        <w:t>f</w:t>
      </w:r>
      <w:r w:rsidRPr="00597284">
        <w:rPr>
          <w:color w:val="FF0000"/>
        </w:rPr>
        <w:t xml:space="preserve"> com </w:t>
      </w:r>
      <w:r w:rsidRPr="00597284">
        <w:rPr>
          <w:b/>
          <w:bCs/>
          <w:color w:val="FF0000"/>
        </w:rPr>
        <w:t>prec</w:t>
      </w:r>
      <w:r w:rsidRPr="00597284">
        <w:rPr>
          <w:color w:val="FF0000"/>
        </w:rPr>
        <w:t xml:space="preserve"> casas após a vírgula e </w:t>
      </w:r>
      <w:r w:rsidR="00F7100D" w:rsidRPr="00597284">
        <w:rPr>
          <w:color w:val="FF0000"/>
        </w:rPr>
        <w:t xml:space="preserve">com </w:t>
      </w:r>
      <w:r w:rsidRPr="00597284">
        <w:rPr>
          <w:color w:val="FF0000"/>
        </w:rPr>
        <w:t>sinal.</w:t>
      </w:r>
    </w:p>
    <w:p w14:paraId="1A85C055" w14:textId="77777777" w:rsidR="0053125B" w:rsidRPr="00597284" w:rsidRDefault="0053125B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Formato = + xxx xxx xxx , ddd ddd ddd ddd (usar char msg[24])</w:t>
      </w:r>
    </w:p>
    <w:p w14:paraId="18304BC8" w14:textId="77777777" w:rsidR="0053125B" w:rsidRPr="00597284" w:rsidRDefault="0053125B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lastRenderedPageBreak/>
        <w:t>Limite da parte inteira = 9 dígitos. Limite da parte fracionária = 12 dígitos.</w:t>
      </w:r>
    </w:p>
    <w:p w14:paraId="0FD7F567" w14:textId="77777777" w:rsidR="0053125B" w:rsidRPr="00597284" w:rsidRDefault="0053125B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Caso ultrapasse esses os limites imprime ###, ###</w:t>
      </w:r>
    </w:p>
    <w:p w14:paraId="6AEE174E" w14:textId="77777777" w:rsidR="0053125B" w:rsidRPr="00597284" w:rsidRDefault="0053125B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O máximo é 999.999.999,999999. Se ultrapassar o máximo, escreve ###,###.</w:t>
      </w:r>
    </w:p>
    <w:p w14:paraId="4B00EF97" w14:textId="77777777" w:rsidR="0053125B" w:rsidRPr="00597284" w:rsidRDefault="0053125B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Na verdade, o máximo é 999.999.999,999967. Exemplos:</w:t>
      </w:r>
    </w:p>
    <w:p w14:paraId="7DF44F31" w14:textId="77777777" w:rsidR="0053125B" w:rsidRPr="00597284" w:rsidRDefault="0053125B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999.999.999,0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imprime 999.999.936,000000 (por causa da precisão da representação)</w:t>
      </w:r>
    </w:p>
    <w:p w14:paraId="208EF4C0" w14:textId="77777777" w:rsidR="0053125B" w:rsidRPr="00597284" w:rsidRDefault="0053125B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876.543.210,123456789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imprime 876543232,000000 (por causa da precisão da representação)</w:t>
      </w:r>
    </w:p>
    <w:p w14:paraId="27503D99" w14:textId="77777777" w:rsidR="0053125B" w:rsidRPr="00597284" w:rsidRDefault="0053125B" w:rsidP="0053125B">
      <w:pPr>
        <w:spacing w:after="0"/>
        <w:rPr>
          <w:color w:val="FF0000"/>
        </w:rPr>
      </w:pPr>
    </w:p>
    <w:p w14:paraId="4C57D3DF" w14:textId="77777777" w:rsidR="0053125B" w:rsidRPr="00597284" w:rsidRDefault="0053125B" w:rsidP="0053125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ser_dec32</w:t>
      </w:r>
      <w:r w:rsidRPr="00597284">
        <w:rPr>
          <w:color w:val="FF0000"/>
          <w:lang w:val="en-US"/>
        </w:rPr>
        <w:t xml:space="preserve"> (long dt)</w:t>
      </w:r>
    </w:p>
    <w:p w14:paraId="6068022D" w14:textId="679FBE09" w:rsidR="0053125B" w:rsidRPr="00597284" w:rsidRDefault="0053125B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Escrever </w:t>
      </w:r>
      <w:r w:rsidR="00F7100D" w:rsidRPr="00597284">
        <w:rPr>
          <w:color w:val="FF0000"/>
        </w:rPr>
        <w:t xml:space="preserve">na serial </w:t>
      </w:r>
      <w:r w:rsidRPr="00597284">
        <w:rPr>
          <w:color w:val="FF0000"/>
        </w:rPr>
        <w:t>32 bits em decimal, com sinal e com zeros à esquerda.</w:t>
      </w:r>
    </w:p>
    <w:p w14:paraId="11287555" w14:textId="77777777" w:rsidR="0053125B" w:rsidRPr="00597284" w:rsidRDefault="0053125B" w:rsidP="0053125B">
      <w:pPr>
        <w:spacing w:after="0"/>
        <w:rPr>
          <w:color w:val="FF0000"/>
        </w:rPr>
      </w:pPr>
    </w:p>
    <w:p w14:paraId="5829F074" w14:textId="77777777" w:rsidR="0053125B" w:rsidRPr="00597284" w:rsidRDefault="0053125B" w:rsidP="0053125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ser_dec32u</w:t>
      </w:r>
      <w:r w:rsidRPr="00597284">
        <w:rPr>
          <w:color w:val="FF0000"/>
          <w:lang w:val="en-US"/>
        </w:rPr>
        <w:t xml:space="preserve"> (long dt)</w:t>
      </w:r>
    </w:p>
    <w:p w14:paraId="5BFA8348" w14:textId="5B8D1B8E" w:rsidR="0053125B" w:rsidRPr="00597284" w:rsidRDefault="0053125B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Escrever na serial</w:t>
      </w:r>
      <w:r w:rsidR="00F7100D" w:rsidRPr="00597284">
        <w:rPr>
          <w:color w:val="FF0000"/>
        </w:rPr>
        <w:t xml:space="preserve"> 32 </w:t>
      </w:r>
      <w:r w:rsidRPr="00597284">
        <w:rPr>
          <w:color w:val="FF0000"/>
        </w:rPr>
        <w:t>bits em decimal, sem sinal e com zeros à esquerda.</w:t>
      </w:r>
    </w:p>
    <w:p w14:paraId="348B45A3" w14:textId="77777777" w:rsidR="0053125B" w:rsidRPr="00597284" w:rsidRDefault="0053125B" w:rsidP="0053125B">
      <w:pPr>
        <w:spacing w:after="0"/>
        <w:rPr>
          <w:color w:val="FF0000"/>
        </w:rPr>
      </w:pPr>
    </w:p>
    <w:p w14:paraId="5DFB47F1" w14:textId="77777777" w:rsidR="0053125B" w:rsidRPr="00597284" w:rsidRDefault="0053125B" w:rsidP="0053125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ser_dec32nz</w:t>
      </w:r>
      <w:r w:rsidRPr="00597284">
        <w:rPr>
          <w:color w:val="FF0000"/>
          <w:lang w:val="en-US"/>
        </w:rPr>
        <w:t xml:space="preserve"> (long dt)</w:t>
      </w:r>
    </w:p>
    <w:p w14:paraId="0C03DE91" w14:textId="3CBD64C7" w:rsidR="0053125B" w:rsidRPr="00597284" w:rsidRDefault="0053125B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Escrever na serial</w:t>
      </w:r>
      <w:r w:rsidR="00F7100D" w:rsidRPr="00597284">
        <w:rPr>
          <w:color w:val="FF0000"/>
        </w:rPr>
        <w:t xml:space="preserve"> </w:t>
      </w:r>
      <w:r w:rsidRPr="00597284">
        <w:rPr>
          <w:color w:val="FF0000"/>
        </w:rPr>
        <w:t>32 bits em decimal, com sinal e sem zeros à esquerda.</w:t>
      </w:r>
    </w:p>
    <w:p w14:paraId="0B7E1761" w14:textId="77777777" w:rsidR="0053125B" w:rsidRPr="00597284" w:rsidRDefault="0053125B" w:rsidP="0053125B">
      <w:pPr>
        <w:spacing w:after="0"/>
        <w:rPr>
          <w:color w:val="FF0000"/>
        </w:rPr>
      </w:pPr>
    </w:p>
    <w:p w14:paraId="7F538846" w14:textId="77777777" w:rsidR="0053125B" w:rsidRPr="00597284" w:rsidRDefault="0053125B" w:rsidP="0053125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ser_dec32unz</w:t>
      </w:r>
      <w:r w:rsidRPr="00597284">
        <w:rPr>
          <w:color w:val="FF0000"/>
          <w:lang w:val="en-US"/>
        </w:rPr>
        <w:t xml:space="preserve"> (long dt)</w:t>
      </w:r>
    </w:p>
    <w:p w14:paraId="429FF3CB" w14:textId="48CFF1D2" w:rsidR="0053125B" w:rsidRPr="00597284" w:rsidRDefault="0053125B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Escrever na serial 32 bits em decimal, sem sinal e sem zeros à esquerda.</w:t>
      </w:r>
    </w:p>
    <w:p w14:paraId="0D589116" w14:textId="77777777" w:rsidR="0053125B" w:rsidRPr="00597284" w:rsidRDefault="0053125B" w:rsidP="0053125B">
      <w:pPr>
        <w:spacing w:after="0"/>
        <w:rPr>
          <w:color w:val="FF0000"/>
        </w:rPr>
      </w:pPr>
    </w:p>
    <w:p w14:paraId="19C2A068" w14:textId="77777777" w:rsidR="0053125B" w:rsidRPr="00597284" w:rsidRDefault="0053125B" w:rsidP="0053125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ser_hex32</w:t>
      </w:r>
      <w:r w:rsidRPr="00597284">
        <w:rPr>
          <w:color w:val="FF0000"/>
          <w:lang w:val="en-US"/>
        </w:rPr>
        <w:t xml:space="preserve"> (long dt)</w:t>
      </w:r>
    </w:p>
    <w:p w14:paraId="5A907E16" w14:textId="6C7CE2B9" w:rsidR="0053125B" w:rsidRPr="00597284" w:rsidRDefault="0053125B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Escrever na serial 32 bits em hexadecimal.</w:t>
      </w:r>
    </w:p>
    <w:p w14:paraId="7441F6B1" w14:textId="087602E2" w:rsidR="0053125B" w:rsidRPr="00597284" w:rsidRDefault="0053125B" w:rsidP="0053125B">
      <w:pPr>
        <w:spacing w:after="0"/>
        <w:rPr>
          <w:color w:val="FF0000"/>
        </w:rPr>
      </w:pPr>
    </w:p>
    <w:p w14:paraId="27D4C880" w14:textId="04656D92" w:rsidR="009D4F2E" w:rsidRPr="00597284" w:rsidRDefault="009D4F2E" w:rsidP="009D4F2E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ser_bcd16</w:t>
      </w:r>
      <w:r w:rsidRPr="00597284">
        <w:rPr>
          <w:color w:val="FF0000"/>
          <w:lang w:val="en-US"/>
        </w:rPr>
        <w:t xml:space="preserve"> (word dt)</w:t>
      </w:r>
    </w:p>
    <w:p w14:paraId="291CA178" w14:textId="585311A4" w:rsidR="009D4F2E" w:rsidRPr="00597284" w:rsidRDefault="009D4F2E" w:rsidP="009D4F2E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Escrever na serial 16 bits em BCD, são 4 dígitos BCD sem sinal e com zeros à esquerda.</w:t>
      </w:r>
    </w:p>
    <w:p w14:paraId="32595313" w14:textId="77777777" w:rsidR="009D4F2E" w:rsidRPr="00597284" w:rsidRDefault="009D4F2E" w:rsidP="0053125B">
      <w:pPr>
        <w:spacing w:after="0"/>
        <w:rPr>
          <w:color w:val="FF0000"/>
        </w:rPr>
      </w:pPr>
    </w:p>
    <w:p w14:paraId="21A1E94D" w14:textId="77777777" w:rsidR="0053125B" w:rsidRPr="00597284" w:rsidRDefault="0053125B" w:rsidP="0053125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ser_dec16</w:t>
      </w:r>
      <w:r w:rsidRPr="00597284">
        <w:rPr>
          <w:color w:val="FF0000"/>
          <w:lang w:val="en-US"/>
        </w:rPr>
        <w:t xml:space="preserve"> (word dt)</w:t>
      </w:r>
    </w:p>
    <w:p w14:paraId="5B7FF255" w14:textId="0E12C075" w:rsidR="0053125B" w:rsidRPr="00597284" w:rsidRDefault="0053125B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Escrever na serial 16 bits em decimal, com sinal e com zeros à esquerda.</w:t>
      </w:r>
    </w:p>
    <w:p w14:paraId="56808C08" w14:textId="77777777" w:rsidR="0053125B" w:rsidRPr="00597284" w:rsidRDefault="0053125B" w:rsidP="0053125B">
      <w:pPr>
        <w:spacing w:after="0"/>
        <w:rPr>
          <w:color w:val="FF0000"/>
        </w:rPr>
      </w:pPr>
    </w:p>
    <w:p w14:paraId="1C88F0FD" w14:textId="77777777" w:rsidR="0053125B" w:rsidRPr="00597284" w:rsidRDefault="0053125B" w:rsidP="0053125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ser_dec16u</w:t>
      </w:r>
      <w:r w:rsidRPr="00597284">
        <w:rPr>
          <w:color w:val="FF0000"/>
          <w:lang w:val="en-US"/>
        </w:rPr>
        <w:t xml:space="preserve"> (word dt)</w:t>
      </w:r>
    </w:p>
    <w:p w14:paraId="4C91EAD5" w14:textId="006DF5B1" w:rsidR="0053125B" w:rsidRPr="00597284" w:rsidRDefault="0053125B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Escrever na serial 16 bits em decimal, sem sinal e com zeros à esquerda.</w:t>
      </w:r>
    </w:p>
    <w:p w14:paraId="14EACDD1" w14:textId="77777777" w:rsidR="0053125B" w:rsidRPr="00597284" w:rsidRDefault="0053125B" w:rsidP="0053125B">
      <w:pPr>
        <w:spacing w:after="0"/>
        <w:rPr>
          <w:color w:val="FF0000"/>
        </w:rPr>
      </w:pPr>
    </w:p>
    <w:p w14:paraId="0EE675A3" w14:textId="77777777" w:rsidR="0053125B" w:rsidRPr="00597284" w:rsidRDefault="0053125B" w:rsidP="0053125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ser_dec16nz</w:t>
      </w:r>
      <w:r w:rsidRPr="00597284">
        <w:rPr>
          <w:color w:val="FF0000"/>
          <w:lang w:val="en-US"/>
        </w:rPr>
        <w:t xml:space="preserve"> (word dt)</w:t>
      </w:r>
    </w:p>
    <w:p w14:paraId="3A3BB639" w14:textId="157728B9" w:rsidR="0053125B" w:rsidRPr="00597284" w:rsidRDefault="0053125B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Escrever na serial 16 bits em decimal, com sinal e sem zeros à esquerda.</w:t>
      </w:r>
    </w:p>
    <w:p w14:paraId="1FCA718A" w14:textId="77777777" w:rsidR="0053125B" w:rsidRPr="00597284" w:rsidRDefault="0053125B" w:rsidP="0053125B">
      <w:pPr>
        <w:spacing w:after="0"/>
        <w:rPr>
          <w:color w:val="FF0000"/>
        </w:rPr>
      </w:pPr>
    </w:p>
    <w:p w14:paraId="347283E4" w14:textId="77777777" w:rsidR="0053125B" w:rsidRPr="00597284" w:rsidRDefault="0053125B" w:rsidP="0053125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ser_dec16unz</w:t>
      </w:r>
      <w:r w:rsidRPr="00597284">
        <w:rPr>
          <w:color w:val="FF0000"/>
          <w:lang w:val="en-US"/>
        </w:rPr>
        <w:t xml:space="preserve"> (word dt)</w:t>
      </w:r>
    </w:p>
    <w:p w14:paraId="283A839E" w14:textId="1761F523" w:rsidR="0053125B" w:rsidRPr="00597284" w:rsidRDefault="0053125B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Escrever na serial 16 bits em decimal, sem sinal e sem zeros à esquerda.</w:t>
      </w:r>
    </w:p>
    <w:p w14:paraId="67D80A4E" w14:textId="77777777" w:rsidR="0053125B" w:rsidRPr="00597284" w:rsidRDefault="0053125B" w:rsidP="0053125B">
      <w:pPr>
        <w:spacing w:after="0"/>
        <w:rPr>
          <w:color w:val="FF0000"/>
        </w:rPr>
      </w:pPr>
    </w:p>
    <w:p w14:paraId="66103E3B" w14:textId="77777777" w:rsidR="0053125B" w:rsidRPr="00597284" w:rsidRDefault="0053125B" w:rsidP="0053125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ser_hex16</w:t>
      </w:r>
      <w:r w:rsidRPr="00597284">
        <w:rPr>
          <w:color w:val="FF0000"/>
          <w:lang w:val="en-US"/>
        </w:rPr>
        <w:t xml:space="preserve"> (word dt)</w:t>
      </w:r>
    </w:p>
    <w:p w14:paraId="18304CDB" w14:textId="2405F9F9" w:rsidR="0053125B" w:rsidRPr="00597284" w:rsidRDefault="0053125B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Escrever na serial 16 bits em hexadecimal.</w:t>
      </w:r>
    </w:p>
    <w:p w14:paraId="100124DC" w14:textId="2EEE630C" w:rsidR="0053125B" w:rsidRPr="00597284" w:rsidRDefault="0053125B" w:rsidP="0053125B">
      <w:pPr>
        <w:spacing w:after="0"/>
        <w:rPr>
          <w:color w:val="FF0000"/>
        </w:rPr>
      </w:pPr>
    </w:p>
    <w:p w14:paraId="4E6220D3" w14:textId="20BC997A" w:rsidR="009D4F2E" w:rsidRPr="00597284" w:rsidRDefault="009D4F2E" w:rsidP="009D4F2E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ser_bcd8</w:t>
      </w:r>
      <w:r w:rsidRPr="00597284">
        <w:rPr>
          <w:color w:val="FF0000"/>
          <w:lang w:val="en-US"/>
        </w:rPr>
        <w:t xml:space="preserve"> (byte dt)</w:t>
      </w:r>
    </w:p>
    <w:p w14:paraId="25921559" w14:textId="01724F4F" w:rsidR="009D4F2E" w:rsidRPr="00597284" w:rsidRDefault="009D4F2E" w:rsidP="009D4F2E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Escrever na serial 8 bits em BCD, são dois dígitos BCD sem sinal e com zeros à esquerda.</w:t>
      </w:r>
    </w:p>
    <w:p w14:paraId="7049B0E0" w14:textId="77777777" w:rsidR="009D4F2E" w:rsidRPr="00597284" w:rsidRDefault="009D4F2E" w:rsidP="009D4F2E">
      <w:pPr>
        <w:spacing w:after="0"/>
        <w:rPr>
          <w:color w:val="FF0000"/>
        </w:rPr>
      </w:pPr>
    </w:p>
    <w:p w14:paraId="16EFC159" w14:textId="77777777" w:rsidR="0053125B" w:rsidRPr="00597284" w:rsidRDefault="0053125B" w:rsidP="0053125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ser_dec8</w:t>
      </w:r>
      <w:r w:rsidRPr="00597284">
        <w:rPr>
          <w:color w:val="FF0000"/>
          <w:lang w:val="en-US"/>
        </w:rPr>
        <w:t xml:space="preserve"> (byte dt)</w:t>
      </w:r>
    </w:p>
    <w:p w14:paraId="06D93A5E" w14:textId="145394C6" w:rsidR="0053125B" w:rsidRPr="00597284" w:rsidRDefault="0053125B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Escrever na serial 8 bits em decimal, com sinal e com zeros à esquerda.</w:t>
      </w:r>
    </w:p>
    <w:p w14:paraId="56A0E31E" w14:textId="77777777" w:rsidR="0053125B" w:rsidRPr="00597284" w:rsidRDefault="0053125B" w:rsidP="0053125B">
      <w:pPr>
        <w:spacing w:after="0"/>
        <w:rPr>
          <w:color w:val="FF0000"/>
        </w:rPr>
      </w:pPr>
    </w:p>
    <w:p w14:paraId="7535CDDD" w14:textId="77777777" w:rsidR="0053125B" w:rsidRPr="00597284" w:rsidRDefault="0053125B" w:rsidP="0053125B">
      <w:pPr>
        <w:pStyle w:val="PargrafodaLista"/>
        <w:numPr>
          <w:ilvl w:val="0"/>
          <w:numId w:val="2"/>
        </w:numPr>
        <w:spacing w:after="0"/>
        <w:rPr>
          <w:color w:val="FF0000"/>
          <w:lang w:val="es-EC"/>
        </w:rPr>
      </w:pPr>
      <w:r w:rsidRPr="00597284">
        <w:rPr>
          <w:color w:val="FF0000"/>
          <w:lang w:val="es-EC"/>
        </w:rPr>
        <w:t xml:space="preserve">void </w:t>
      </w:r>
      <w:r w:rsidRPr="00597284">
        <w:rPr>
          <w:b/>
          <w:bCs/>
          <w:color w:val="FF0000"/>
          <w:lang w:val="es-EC"/>
        </w:rPr>
        <w:t>ser_dec8u</w:t>
      </w:r>
      <w:r w:rsidRPr="00597284">
        <w:rPr>
          <w:color w:val="FF0000"/>
          <w:lang w:val="es-EC"/>
        </w:rPr>
        <w:t xml:space="preserve"> (byte dt)</w:t>
      </w:r>
    </w:p>
    <w:p w14:paraId="2C277A91" w14:textId="657F1A73" w:rsidR="0053125B" w:rsidRPr="00597284" w:rsidRDefault="0053125B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Escrever na serial 8 bits em decimal, sem sinal e com zeros à esquerda.</w:t>
      </w:r>
    </w:p>
    <w:p w14:paraId="0195DA15" w14:textId="77777777" w:rsidR="0053125B" w:rsidRPr="00597284" w:rsidRDefault="0053125B" w:rsidP="0053125B">
      <w:pPr>
        <w:spacing w:after="0"/>
        <w:rPr>
          <w:color w:val="FF0000"/>
        </w:rPr>
      </w:pPr>
    </w:p>
    <w:p w14:paraId="6CDBFD17" w14:textId="77777777" w:rsidR="0053125B" w:rsidRPr="00597284" w:rsidRDefault="0053125B" w:rsidP="0053125B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void </w:t>
      </w:r>
      <w:r w:rsidRPr="00597284">
        <w:rPr>
          <w:b/>
          <w:bCs/>
          <w:color w:val="FF0000"/>
        </w:rPr>
        <w:t>ser_dec8nz</w:t>
      </w:r>
      <w:r w:rsidRPr="00597284">
        <w:rPr>
          <w:color w:val="FF0000"/>
        </w:rPr>
        <w:t xml:space="preserve"> (byte dt)</w:t>
      </w:r>
    </w:p>
    <w:p w14:paraId="4E8954AA" w14:textId="58269DE8" w:rsidR="0053125B" w:rsidRPr="00597284" w:rsidRDefault="0053125B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lastRenderedPageBreak/>
        <w:t>Escrever na serial 8 bits em decimal, com sinal e sem zeros à esquerda.</w:t>
      </w:r>
    </w:p>
    <w:p w14:paraId="0581E623" w14:textId="77777777" w:rsidR="0053125B" w:rsidRPr="00597284" w:rsidRDefault="0053125B" w:rsidP="0053125B">
      <w:pPr>
        <w:spacing w:after="0"/>
        <w:rPr>
          <w:color w:val="FF0000"/>
        </w:rPr>
      </w:pPr>
    </w:p>
    <w:p w14:paraId="6366812A" w14:textId="77777777" w:rsidR="0053125B" w:rsidRPr="00597284" w:rsidRDefault="0053125B" w:rsidP="0053125B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void </w:t>
      </w:r>
      <w:r w:rsidRPr="00597284">
        <w:rPr>
          <w:b/>
          <w:bCs/>
          <w:color w:val="FF0000"/>
        </w:rPr>
        <w:t>ser_dec8unz</w:t>
      </w:r>
      <w:r w:rsidRPr="00597284">
        <w:rPr>
          <w:color w:val="FF0000"/>
        </w:rPr>
        <w:t xml:space="preserve"> (byte dt)</w:t>
      </w:r>
    </w:p>
    <w:p w14:paraId="6E7607CA" w14:textId="5C84B3A2" w:rsidR="0053125B" w:rsidRPr="00597284" w:rsidRDefault="0053125B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Escrever na serial 8 bits em decimal, sem sinal e sem zeros à esquerda.</w:t>
      </w:r>
    </w:p>
    <w:p w14:paraId="4115C0ED" w14:textId="77777777" w:rsidR="0053125B" w:rsidRPr="00597284" w:rsidRDefault="0053125B" w:rsidP="0053125B">
      <w:pPr>
        <w:pStyle w:val="PargrafodaLista"/>
        <w:spacing w:after="0"/>
        <w:rPr>
          <w:color w:val="FF0000"/>
        </w:rPr>
      </w:pPr>
    </w:p>
    <w:p w14:paraId="7A971757" w14:textId="77777777" w:rsidR="0053125B" w:rsidRPr="00597284" w:rsidRDefault="0053125B" w:rsidP="0053125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ser_hex8</w:t>
      </w:r>
      <w:r w:rsidRPr="00597284">
        <w:rPr>
          <w:color w:val="FF0000"/>
          <w:lang w:val="en-US"/>
        </w:rPr>
        <w:t xml:space="preserve"> (byte dt)</w:t>
      </w:r>
    </w:p>
    <w:p w14:paraId="11675D3E" w14:textId="69EC2C55" w:rsidR="0053125B" w:rsidRPr="00597284" w:rsidRDefault="0053125B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Escrever na serial 8 bits em hexadecimal.</w:t>
      </w:r>
    </w:p>
    <w:p w14:paraId="4570D815" w14:textId="4B1D1804" w:rsidR="0053125B" w:rsidRPr="00597284" w:rsidRDefault="0053125B" w:rsidP="0053125B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3C2CCC9A" w14:textId="6EE45A1F" w:rsidR="00C358D8" w:rsidRPr="00597284" w:rsidRDefault="00C358D8" w:rsidP="00C358D8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ser_frase</w:t>
      </w:r>
      <w:r w:rsidRPr="00597284">
        <w:rPr>
          <w:color w:val="FF0000"/>
          <w:lang w:val="en-US"/>
        </w:rPr>
        <w:t xml:space="preserve"> (byte i)</w:t>
      </w:r>
    </w:p>
    <w:p w14:paraId="1DB1F5DB" w14:textId="24CB6AF1" w:rsidR="00C358D8" w:rsidRPr="00597284" w:rsidRDefault="00C358D8" w:rsidP="00C358D8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Imprimir a frase “i” que está armazenada na memória de programa.</w:t>
      </w:r>
    </w:p>
    <w:p w14:paraId="362F40A6" w14:textId="6C7502CD" w:rsidR="00C358D8" w:rsidRPr="00597284" w:rsidRDefault="00C358D8" w:rsidP="0053125B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5FF96B1B" w14:textId="7E8ED5BA" w:rsidR="000766A2" w:rsidRPr="00597284" w:rsidRDefault="000766A2" w:rsidP="0053125B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47ABD06E" w14:textId="7BA934DF" w:rsidR="000766A2" w:rsidRPr="00597284" w:rsidRDefault="000766A2" w:rsidP="000766A2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ser_str_esc</w:t>
      </w:r>
      <w:r w:rsidRPr="00597284">
        <w:rPr>
          <w:color w:val="FF0000"/>
          <w:lang w:val="en-US"/>
        </w:rPr>
        <w:t xml:space="preserve"> (byte *msg, bye qtd)</w:t>
      </w:r>
    </w:p>
    <w:p w14:paraId="2567F0D1" w14:textId="2AE2D32B" w:rsidR="000766A2" w:rsidRPr="00597284" w:rsidRDefault="000766A2" w:rsidP="000766A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Envia pela serial qtd letras da string apontada por msg. Imprime os caracteres de scape.</w:t>
      </w:r>
    </w:p>
    <w:p w14:paraId="503D8993" w14:textId="385E614C" w:rsidR="000766A2" w:rsidRPr="00597284" w:rsidRDefault="000766A2" w:rsidP="000766A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LF (0xA)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>\n</w:t>
      </w:r>
      <w:r w:rsidRPr="00597284">
        <w:rPr>
          <w:color w:val="FF0000"/>
        </w:rPr>
        <w:tab/>
        <w:t>CR (0xD)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>\r</w:t>
      </w:r>
      <w:r w:rsidRPr="00597284">
        <w:rPr>
          <w:color w:val="FF0000"/>
        </w:rPr>
        <w:tab/>
        <w:t>NULL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\0</w:t>
      </w:r>
      <w:r w:rsidRPr="00597284">
        <w:rPr>
          <w:color w:val="FF0000"/>
        </w:rPr>
        <w:tab/>
      </w:r>
    </w:p>
    <w:p w14:paraId="48AA487D" w14:textId="77777777" w:rsidR="000766A2" w:rsidRPr="00597284" w:rsidRDefault="000766A2" w:rsidP="0053125B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0410A711" w14:textId="77777777" w:rsidR="00F7100D" w:rsidRPr="00597284" w:rsidRDefault="00F7100D" w:rsidP="00F7100D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ser_str</w:t>
      </w:r>
      <w:r w:rsidRPr="00597284">
        <w:rPr>
          <w:color w:val="FF0000"/>
          <w:lang w:val="en-US"/>
        </w:rPr>
        <w:t xml:space="preserve"> (byte *msg)</w:t>
      </w:r>
    </w:p>
    <w:p w14:paraId="0DE5DA3F" w14:textId="68D482DB" w:rsidR="00F7100D" w:rsidRPr="00597284" w:rsidRDefault="00F7100D" w:rsidP="00F7100D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Envia pela serial a string apontada por msg.</w:t>
      </w:r>
    </w:p>
    <w:p w14:paraId="69611E67" w14:textId="4DD84FED" w:rsidR="00F7100D" w:rsidRPr="00597284" w:rsidRDefault="00F7100D" w:rsidP="0053125B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089278F9" w14:textId="7360C2B5" w:rsidR="00F7100D" w:rsidRPr="00597284" w:rsidRDefault="00F7100D" w:rsidP="00F7100D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void </w:t>
      </w:r>
      <w:r w:rsidRPr="00597284">
        <w:rPr>
          <w:b/>
          <w:bCs/>
          <w:color w:val="FF0000"/>
        </w:rPr>
        <w:t>ser_char</w:t>
      </w:r>
      <w:r w:rsidRPr="00597284">
        <w:rPr>
          <w:color w:val="FF0000"/>
        </w:rPr>
        <w:t xml:space="preserve"> (byte cha)</w:t>
      </w:r>
    </w:p>
    <w:p w14:paraId="660452D9" w14:textId="77777777" w:rsidR="00F7100D" w:rsidRPr="00597284" w:rsidRDefault="00F7100D" w:rsidP="00F7100D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Envia pela serial o caractere cha. Só retorna após a serial completar o envio.</w:t>
      </w:r>
    </w:p>
    <w:p w14:paraId="4E836A13" w14:textId="77777777" w:rsidR="00F7100D" w:rsidRPr="00597284" w:rsidRDefault="00F7100D" w:rsidP="0053125B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151E7F30" w14:textId="77777777" w:rsidR="0053125B" w:rsidRPr="00597284" w:rsidRDefault="0053125B" w:rsidP="0053125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ser_crlf</w:t>
      </w:r>
      <w:r w:rsidRPr="00597284">
        <w:rPr>
          <w:color w:val="FF0000"/>
          <w:lang w:val="en-US"/>
        </w:rPr>
        <w:t xml:space="preserve"> (byte qtd)</w:t>
      </w:r>
    </w:p>
    <w:p w14:paraId="4E021AF2" w14:textId="4A45F8E2" w:rsidR="0053125B" w:rsidRPr="00597284" w:rsidRDefault="00F7100D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Escrever na serial </w:t>
      </w:r>
      <w:r w:rsidR="0053125B" w:rsidRPr="00597284">
        <w:rPr>
          <w:color w:val="FF0000"/>
        </w:rPr>
        <w:t>qtd de pares CR (0xD = ‘\r’) e LF (0xA = ‘\n’</w:t>
      </w:r>
      <w:r w:rsidR="001C5766" w:rsidRPr="00597284">
        <w:rPr>
          <w:color w:val="FF0000"/>
        </w:rPr>
        <w:t>)</w:t>
      </w:r>
      <w:r w:rsidR="0053125B" w:rsidRPr="00597284">
        <w:rPr>
          <w:color w:val="FF0000"/>
        </w:rPr>
        <w:t>.</w:t>
      </w:r>
    </w:p>
    <w:p w14:paraId="4FB23C79" w14:textId="77777777" w:rsidR="0053125B" w:rsidRPr="00597284" w:rsidRDefault="0053125B" w:rsidP="0053125B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03C6DDFB" w14:textId="77777777" w:rsidR="0053125B" w:rsidRPr="00597284" w:rsidRDefault="0053125B" w:rsidP="0053125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ser_spc</w:t>
      </w:r>
      <w:r w:rsidRPr="00597284">
        <w:rPr>
          <w:color w:val="FF0000"/>
          <w:lang w:val="en-US"/>
        </w:rPr>
        <w:t xml:space="preserve"> (byte qtd)</w:t>
      </w:r>
    </w:p>
    <w:p w14:paraId="7F3E96E2" w14:textId="50AEBA02" w:rsidR="0053125B" w:rsidRPr="00597284" w:rsidRDefault="00F7100D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Escrever na serial </w:t>
      </w:r>
      <w:r w:rsidR="0053125B" w:rsidRPr="00597284">
        <w:rPr>
          <w:color w:val="FF0000"/>
        </w:rPr>
        <w:t>qtd brancos (0x20).</w:t>
      </w:r>
    </w:p>
    <w:p w14:paraId="1F2F5EDB" w14:textId="2D782E78" w:rsidR="0053125B" w:rsidRPr="00597284" w:rsidRDefault="0053125B" w:rsidP="0053125B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769B7E8B" w14:textId="77777777" w:rsidR="00D73F86" w:rsidRPr="00597284" w:rsidRDefault="00D73F86" w:rsidP="0053125B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4F515DC5" w14:textId="1885E1CE" w:rsidR="00A5047A" w:rsidRPr="00597284" w:rsidRDefault="00A5047A" w:rsidP="00A5047A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seri_fila_prn</w:t>
      </w:r>
      <w:r w:rsidRPr="00597284">
        <w:rPr>
          <w:color w:val="FF0000"/>
          <w:lang w:val="en-US"/>
        </w:rPr>
        <w:t xml:space="preserve"> (void)</w:t>
      </w:r>
    </w:p>
    <w:p w14:paraId="36228980" w14:textId="7FE99DC7" w:rsidR="00A5047A" w:rsidRPr="00597284" w:rsidRDefault="00A5047A" w:rsidP="00A5047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Imprime toda da fila de entrada: seri_fila, seri_pin e seri_pout.</w:t>
      </w:r>
    </w:p>
    <w:p w14:paraId="44FA9B6D" w14:textId="77777777" w:rsidR="00A5047A" w:rsidRPr="00597284" w:rsidRDefault="00A5047A" w:rsidP="00A5047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Pin=escreve e depois avança;</w:t>
      </w:r>
    </w:p>
    <w:p w14:paraId="6F8583D7" w14:textId="3058763F" w:rsidR="00A5047A" w:rsidRPr="00597284" w:rsidRDefault="00A5047A" w:rsidP="00A5047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Pout=avança e depois lê;</w:t>
      </w:r>
    </w:p>
    <w:p w14:paraId="4CBD1E16" w14:textId="3FD45C26" w:rsidR="00A5047A" w:rsidRPr="00597284" w:rsidRDefault="00A5047A" w:rsidP="00A5047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Fila vazia se pin+1=pout;</w:t>
      </w:r>
    </w:p>
    <w:p w14:paraId="50E00761" w14:textId="380DAE6F" w:rsidR="00A5047A" w:rsidRPr="00597284" w:rsidRDefault="00A5047A" w:rsidP="00A5047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Fila cheia se pin=pout.</w:t>
      </w:r>
    </w:p>
    <w:p w14:paraId="3055314F" w14:textId="14D0637A" w:rsidR="00A5047A" w:rsidRPr="00597284" w:rsidRDefault="00A5047A" w:rsidP="0053125B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1ECA721C" w14:textId="49DF99C2" w:rsidR="0063341C" w:rsidRPr="00597284" w:rsidRDefault="0063341C" w:rsidP="0063341C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void </w:t>
      </w:r>
      <w:r w:rsidRPr="00597284">
        <w:rPr>
          <w:b/>
          <w:bCs/>
          <w:color w:val="FF0000"/>
        </w:rPr>
        <w:t>seri_num16</w:t>
      </w:r>
      <w:r w:rsidRPr="00597284">
        <w:rPr>
          <w:color w:val="FF0000"/>
        </w:rPr>
        <w:t xml:space="preserve"> u(int *nr)</w:t>
      </w:r>
    </w:p>
    <w:p w14:paraId="57884FA6" w14:textId="0FB0E26E" w:rsidR="0063341C" w:rsidRPr="00597284" w:rsidRDefault="0063341C" w:rsidP="0063341C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Retirar um número de 16 bits (sem sinal) da fila SERI e o retorna no ponteiro nr.</w:t>
      </w:r>
    </w:p>
    <w:p w14:paraId="236464FB" w14:textId="7084C7D7" w:rsidR="0063341C" w:rsidRPr="00597284" w:rsidRDefault="0063341C" w:rsidP="0063341C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Monta ao número lendo os dígitos na base 10 (0, 1, ..., 65.535).</w:t>
      </w:r>
    </w:p>
    <w:p w14:paraId="5D82A435" w14:textId="77777777" w:rsidR="0063341C" w:rsidRPr="00597284" w:rsidRDefault="0063341C" w:rsidP="0063341C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Consome CR e LF que estiverem antes do número.</w:t>
      </w:r>
    </w:p>
    <w:p w14:paraId="77E279D7" w14:textId="77777777" w:rsidR="0063341C" w:rsidRPr="00597284" w:rsidRDefault="0063341C" w:rsidP="0063341C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TRUE  --&gt; retirou um número.</w:t>
      </w:r>
    </w:p>
    <w:p w14:paraId="46691F39" w14:textId="77777777" w:rsidR="0063341C" w:rsidRPr="00597284" w:rsidRDefault="0063341C" w:rsidP="0063341C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FALSE --&gt; Não retirou número, não alterou a fila.</w:t>
      </w:r>
    </w:p>
    <w:p w14:paraId="198502D5" w14:textId="77777777" w:rsidR="0063341C" w:rsidRPr="00597284" w:rsidRDefault="0063341C" w:rsidP="0053125B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1E788959" w14:textId="3960E462" w:rsidR="0053125B" w:rsidRPr="00597284" w:rsidRDefault="0053125B" w:rsidP="0053125B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void </w:t>
      </w:r>
      <w:r w:rsidRPr="00597284">
        <w:rPr>
          <w:b/>
          <w:bCs/>
          <w:color w:val="FF0000"/>
        </w:rPr>
        <w:t>ser</w:t>
      </w:r>
      <w:r w:rsidR="00F7100D" w:rsidRPr="00597284">
        <w:rPr>
          <w:b/>
          <w:bCs/>
          <w:color w:val="FF0000"/>
        </w:rPr>
        <w:t>i</w:t>
      </w:r>
      <w:r w:rsidRPr="00597284">
        <w:rPr>
          <w:b/>
          <w:bCs/>
          <w:color w:val="FF0000"/>
        </w:rPr>
        <w:t>_</w:t>
      </w:r>
      <w:r w:rsidR="00F7100D" w:rsidRPr="00597284">
        <w:rPr>
          <w:b/>
          <w:bCs/>
          <w:color w:val="FF0000"/>
        </w:rPr>
        <w:t>num16</w:t>
      </w:r>
      <w:r w:rsidRPr="00597284">
        <w:rPr>
          <w:color w:val="FF0000"/>
        </w:rPr>
        <w:t xml:space="preserve"> (</w:t>
      </w:r>
      <w:r w:rsidR="00F7100D" w:rsidRPr="00597284">
        <w:rPr>
          <w:color w:val="FF0000"/>
        </w:rPr>
        <w:t>int *nr</w:t>
      </w:r>
      <w:r w:rsidRPr="00597284">
        <w:rPr>
          <w:color w:val="FF0000"/>
        </w:rPr>
        <w:t>)</w:t>
      </w:r>
    </w:p>
    <w:p w14:paraId="0220823A" w14:textId="77777777" w:rsidR="00F7100D" w:rsidRPr="00597284" w:rsidRDefault="00F7100D" w:rsidP="00F7100D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Retirar um número de 16 bits da fila SERI e o retorna no ponteiro nr.</w:t>
      </w:r>
    </w:p>
    <w:p w14:paraId="21303D95" w14:textId="062E18E1" w:rsidR="00F7100D" w:rsidRPr="00597284" w:rsidRDefault="00F7100D" w:rsidP="00F7100D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Monta ao número lendo os dígitos na base 10 (-32.768, ..., 0, 1, ..., 32767).</w:t>
      </w:r>
    </w:p>
    <w:p w14:paraId="52B75060" w14:textId="76455946" w:rsidR="00F7100D" w:rsidRPr="00597284" w:rsidRDefault="00F7100D" w:rsidP="00F7100D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Consome CR e LF que estiverem antes do número.</w:t>
      </w:r>
    </w:p>
    <w:p w14:paraId="5D934525" w14:textId="5F92BD95" w:rsidR="00F7100D" w:rsidRPr="00597284" w:rsidRDefault="00F7100D" w:rsidP="00F7100D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TRUE  --&gt; retirou um número</w:t>
      </w:r>
      <w:r w:rsidR="001C5766" w:rsidRPr="00597284">
        <w:rPr>
          <w:color w:val="FF0000"/>
        </w:rPr>
        <w:t>.</w:t>
      </w:r>
    </w:p>
    <w:p w14:paraId="3D76973B" w14:textId="1C03F9CC" w:rsidR="00F7100D" w:rsidRPr="00597284" w:rsidRDefault="00F7100D" w:rsidP="00F7100D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FALSE --&gt; Não retirou número, não alterou a fila</w:t>
      </w:r>
      <w:r w:rsidR="001C5766" w:rsidRPr="00597284">
        <w:rPr>
          <w:color w:val="FF0000"/>
        </w:rPr>
        <w:t>.</w:t>
      </w:r>
    </w:p>
    <w:p w14:paraId="7277A497" w14:textId="346C18C3" w:rsidR="0053125B" w:rsidRPr="00597284" w:rsidRDefault="0053125B" w:rsidP="0053125B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16DD64F2" w14:textId="59CE3D09" w:rsidR="006B6BA9" w:rsidRPr="00597284" w:rsidRDefault="006B6BA9" w:rsidP="006B6BA9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seri_bcd8</w:t>
      </w:r>
      <w:r w:rsidRPr="00597284">
        <w:rPr>
          <w:color w:val="FF0000"/>
          <w:lang w:val="en-US"/>
        </w:rPr>
        <w:t xml:space="preserve"> (int *nr)</w:t>
      </w:r>
    </w:p>
    <w:p w14:paraId="00B675FE" w14:textId="4FFDF564" w:rsidR="00A5047A" w:rsidRPr="00597284" w:rsidRDefault="00A5047A" w:rsidP="006B6BA9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lastRenderedPageBreak/>
        <w:t>Na certeza de o próximo elemento da fila é um número.</w:t>
      </w:r>
    </w:p>
    <w:p w14:paraId="467659DA" w14:textId="02E75BB9" w:rsidR="006B6BA9" w:rsidRPr="00597284" w:rsidRDefault="006B6BA9" w:rsidP="006B6BA9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Retirar um número de 8 bits da fila SERI, considera de até 2 dígitos BCD.</w:t>
      </w:r>
    </w:p>
    <w:p w14:paraId="4561D40A" w14:textId="720D9003" w:rsidR="006B6BA9" w:rsidRPr="00597284" w:rsidRDefault="006B6BA9" w:rsidP="006B6BA9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Monta ao número lendo os dígitos na base 10 (0, 1, ..., 99).</w:t>
      </w:r>
    </w:p>
    <w:p w14:paraId="71574BAF" w14:textId="77777777" w:rsidR="006B6BA9" w:rsidRPr="00597284" w:rsidRDefault="006B6BA9" w:rsidP="006B6BA9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TRUE  --&gt; retirou um número.</w:t>
      </w:r>
    </w:p>
    <w:p w14:paraId="3CFF758E" w14:textId="615FEFBD" w:rsidR="006B6BA9" w:rsidRPr="00597284" w:rsidRDefault="006B6BA9" w:rsidP="006B6BA9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Retorna FALSE --&gt; </w:t>
      </w:r>
      <w:r w:rsidR="00A5047A" w:rsidRPr="00597284">
        <w:rPr>
          <w:color w:val="FF0000"/>
        </w:rPr>
        <w:t>n</w:t>
      </w:r>
      <w:r w:rsidRPr="00597284">
        <w:rPr>
          <w:color w:val="FF0000"/>
        </w:rPr>
        <w:t>ão retirou número.</w:t>
      </w:r>
    </w:p>
    <w:p w14:paraId="31FECBCE" w14:textId="77777777" w:rsidR="006B6BA9" w:rsidRPr="00597284" w:rsidRDefault="006B6BA9" w:rsidP="0053125B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1CE534C1" w14:textId="7EACE351" w:rsidR="00F7100D" w:rsidRPr="00597284" w:rsidRDefault="00F7100D" w:rsidP="00F7100D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void </w:t>
      </w:r>
      <w:r w:rsidRPr="00597284">
        <w:rPr>
          <w:b/>
          <w:bCs/>
          <w:color w:val="FF0000"/>
        </w:rPr>
        <w:t>seri_num8</w:t>
      </w:r>
      <w:r w:rsidRPr="00597284">
        <w:rPr>
          <w:color w:val="FF0000"/>
        </w:rPr>
        <w:t xml:space="preserve"> (int *nr)</w:t>
      </w:r>
    </w:p>
    <w:p w14:paraId="2025A1A3" w14:textId="2F2AA076" w:rsidR="00F7100D" w:rsidRPr="00597284" w:rsidRDefault="00F7100D" w:rsidP="00F7100D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Retirar um número de 8 bits da fila SERI</w:t>
      </w:r>
      <w:r w:rsidR="001C5766" w:rsidRPr="00597284">
        <w:rPr>
          <w:color w:val="FF0000"/>
        </w:rPr>
        <w:t>, considera sem sinal</w:t>
      </w:r>
      <w:r w:rsidRPr="00597284">
        <w:rPr>
          <w:color w:val="FF0000"/>
        </w:rPr>
        <w:t>.</w:t>
      </w:r>
    </w:p>
    <w:p w14:paraId="5EB6B5AB" w14:textId="651A1AE0" w:rsidR="00F7100D" w:rsidRPr="00597284" w:rsidRDefault="00F7100D" w:rsidP="00F7100D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Monta ao número lendo os dígitos na base 10 (</w:t>
      </w:r>
      <w:r w:rsidR="001C5766" w:rsidRPr="00597284">
        <w:rPr>
          <w:color w:val="FF0000"/>
        </w:rPr>
        <w:t>0, 1, ..., 255</w:t>
      </w:r>
      <w:r w:rsidRPr="00597284">
        <w:rPr>
          <w:color w:val="FF0000"/>
        </w:rPr>
        <w:t>).</w:t>
      </w:r>
    </w:p>
    <w:p w14:paraId="22643797" w14:textId="77777777" w:rsidR="00F7100D" w:rsidRPr="00597284" w:rsidRDefault="00F7100D" w:rsidP="00F7100D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Consome CR e LF que estiverem antes do número.</w:t>
      </w:r>
    </w:p>
    <w:p w14:paraId="79B566DB" w14:textId="3585E023" w:rsidR="00F7100D" w:rsidRPr="00597284" w:rsidRDefault="00F7100D" w:rsidP="00F7100D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TRUE  --&gt; retirou um número</w:t>
      </w:r>
      <w:r w:rsidR="001C5766" w:rsidRPr="00597284">
        <w:rPr>
          <w:color w:val="FF0000"/>
        </w:rPr>
        <w:t>.</w:t>
      </w:r>
    </w:p>
    <w:p w14:paraId="3F37D8F1" w14:textId="6BF4739B" w:rsidR="00F7100D" w:rsidRPr="00597284" w:rsidRDefault="00F7100D" w:rsidP="00F7100D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FALSE --&gt; Não retirou número, não alterou a fila</w:t>
      </w:r>
      <w:r w:rsidR="001C5766" w:rsidRPr="00597284">
        <w:rPr>
          <w:color w:val="FF0000"/>
        </w:rPr>
        <w:t>.</w:t>
      </w:r>
    </w:p>
    <w:p w14:paraId="5C8A7947" w14:textId="19C7E787" w:rsidR="00F7100D" w:rsidRPr="00597284" w:rsidRDefault="00F7100D" w:rsidP="00F7100D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5E5C1B2D" w14:textId="26D585BD" w:rsidR="00D60392" w:rsidRPr="00597284" w:rsidRDefault="00D60392" w:rsidP="00D60392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byte </w:t>
      </w:r>
      <w:r w:rsidRPr="00597284">
        <w:rPr>
          <w:b/>
          <w:bCs/>
          <w:color w:val="FF0000"/>
        </w:rPr>
        <w:t>seri_str</w:t>
      </w:r>
      <w:r w:rsidRPr="00597284">
        <w:rPr>
          <w:color w:val="FF0000"/>
        </w:rPr>
        <w:t xml:space="preserve"> (byte *vt, byte qtd)</w:t>
      </w:r>
    </w:p>
    <w:p w14:paraId="77B9F3FF" w14:textId="33D26EEE" w:rsidR="00D60392" w:rsidRPr="00597284" w:rsidRDefault="00D60392" w:rsidP="00D6039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Retirar uma string da fila SERI e armazenar em vt dentro do limite qtd.</w:t>
      </w:r>
    </w:p>
    <w:p w14:paraId="3F3E7C0D" w14:textId="429088CD" w:rsidR="00D60392" w:rsidRPr="00597284" w:rsidRDefault="00D60392" w:rsidP="00D6039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Consome CR e LF que existirem antes.</w:t>
      </w:r>
    </w:p>
    <w:p w14:paraId="5B29CCDF" w14:textId="68786CF0" w:rsidR="00D60392" w:rsidRPr="00597284" w:rsidRDefault="00D60392" w:rsidP="00D6039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Os caracteres ,  .  ;  Branco CR LF marcam fim da string.</w:t>
      </w:r>
    </w:p>
    <w:p w14:paraId="6DA57228" w14:textId="6EF825C0" w:rsidR="00D60392" w:rsidRPr="00597284" w:rsidRDefault="00D60392" w:rsidP="00D6039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A função consome apenas , . ; branco. Não consome o CR LF.</w:t>
      </w:r>
    </w:p>
    <w:p w14:paraId="2AF66C84" w14:textId="6D34F5D8" w:rsidR="00D60392" w:rsidRPr="00597284" w:rsidRDefault="00D60392" w:rsidP="00D6039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quantidade de letras armazenadas na string. Se retornar 0, significa que nada foi lido.</w:t>
      </w:r>
    </w:p>
    <w:p w14:paraId="67FAB320" w14:textId="77777777" w:rsidR="00D60392" w:rsidRPr="00597284" w:rsidRDefault="00D60392" w:rsidP="00F7100D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1B7FD8FE" w14:textId="3BA27367" w:rsidR="001C5766" w:rsidRPr="00597284" w:rsidRDefault="001C5766" w:rsidP="001C5766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void </w:t>
      </w:r>
      <w:r w:rsidRPr="00597284">
        <w:rPr>
          <w:b/>
          <w:bCs/>
          <w:color w:val="FF0000"/>
        </w:rPr>
        <w:t>seri_letra</w:t>
      </w:r>
      <w:r w:rsidRPr="00597284">
        <w:rPr>
          <w:color w:val="FF0000"/>
        </w:rPr>
        <w:t xml:space="preserve"> (char *cha)</w:t>
      </w:r>
    </w:p>
    <w:p w14:paraId="0420A10A" w14:textId="27E09A8B" w:rsidR="0021435F" w:rsidRPr="00597284" w:rsidRDefault="0021435F" w:rsidP="0021435F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Retirar uma letra da fila SERI. Só não aceita números 0x30 até 0x39</w:t>
      </w:r>
    </w:p>
    <w:p w14:paraId="6712A3EB" w14:textId="1857F7D5" w:rsidR="001C5766" w:rsidRPr="00597284" w:rsidRDefault="001C5766" w:rsidP="001C5766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Consome CR e LF que estiverem antes da letra.</w:t>
      </w:r>
    </w:p>
    <w:p w14:paraId="51274E21" w14:textId="54B957EB" w:rsidR="001C5766" w:rsidRPr="00597284" w:rsidRDefault="001C5766" w:rsidP="001C5766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TRUE  --&gt; retirou uma letra.</w:t>
      </w:r>
    </w:p>
    <w:p w14:paraId="6BED2712" w14:textId="536F8C33" w:rsidR="001C5766" w:rsidRPr="00597284" w:rsidRDefault="001C5766" w:rsidP="001C5766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FALSE --&gt; Não retirou uma letra, não alterou a fila</w:t>
      </w:r>
    </w:p>
    <w:p w14:paraId="79626B86" w14:textId="238208A7" w:rsidR="00BF4EB6" w:rsidRPr="00597284" w:rsidRDefault="00BF4EB6" w:rsidP="001C5766">
      <w:pPr>
        <w:pStyle w:val="PargrafodaLista"/>
        <w:spacing w:after="0"/>
        <w:rPr>
          <w:color w:val="FF0000"/>
        </w:rPr>
      </w:pPr>
    </w:p>
    <w:p w14:paraId="6AD07232" w14:textId="7175EDEB" w:rsidR="00634C0F" w:rsidRPr="00597284" w:rsidRDefault="00634C0F" w:rsidP="00634C0F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char </w:t>
      </w:r>
      <w:r w:rsidRPr="00597284">
        <w:rPr>
          <w:b/>
          <w:bCs/>
          <w:color w:val="FF0000"/>
        </w:rPr>
        <w:t>seri_cmdo_sn</w:t>
      </w:r>
      <w:r w:rsidRPr="00597284">
        <w:rPr>
          <w:color w:val="FF0000"/>
        </w:rPr>
        <w:t xml:space="preserve"> (void){</w:t>
      </w:r>
    </w:p>
    <w:p w14:paraId="18EFB3A1" w14:textId="41C4CA47" w:rsidR="00634C0F" w:rsidRPr="00597284" w:rsidRDefault="00634C0F" w:rsidP="00634C0F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Função para pedir confirmação de um comando perigoso. Apaga toda a fila de entrada.</w:t>
      </w:r>
    </w:p>
    <w:p w14:paraId="06FA0A83" w14:textId="13A30862" w:rsidR="00634C0F" w:rsidRPr="00597284" w:rsidRDefault="00634C0F" w:rsidP="00634C0F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Imprime a mensagem “(S/N)” e espera usuário teclar algo</w:t>
      </w:r>
    </w:p>
    <w:p w14:paraId="70855EC8" w14:textId="5D81DCE0" w:rsidR="00634C0F" w:rsidRPr="00597284" w:rsidRDefault="00634C0F" w:rsidP="00634C0F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Se teclar S ou s, retorna TRUE.</w:t>
      </w:r>
    </w:p>
    <w:p w14:paraId="5A035B55" w14:textId="0A4E467B" w:rsidR="00634C0F" w:rsidRPr="00597284" w:rsidRDefault="00634C0F" w:rsidP="00634C0F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Se teclar algo diferente, retorna FALSE.</w:t>
      </w:r>
    </w:p>
    <w:p w14:paraId="4E92A4FE" w14:textId="500935F2" w:rsidR="00634C0F" w:rsidRPr="00597284" w:rsidRDefault="00634C0F" w:rsidP="001C5766">
      <w:pPr>
        <w:pStyle w:val="PargrafodaLista"/>
        <w:spacing w:after="0"/>
        <w:rPr>
          <w:color w:val="FF0000"/>
        </w:rPr>
      </w:pPr>
    </w:p>
    <w:p w14:paraId="7617F35C" w14:textId="47759E05" w:rsidR="00287CF2" w:rsidRPr="00597284" w:rsidRDefault="00287CF2" w:rsidP="00287CF2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char </w:t>
      </w:r>
      <w:r w:rsidRPr="00597284">
        <w:rPr>
          <w:b/>
          <w:bCs/>
          <w:color w:val="FF0000"/>
        </w:rPr>
        <w:t>seri_cmdo_x</w:t>
      </w:r>
      <w:r w:rsidRPr="00597284">
        <w:rPr>
          <w:color w:val="FF0000"/>
        </w:rPr>
        <w:t xml:space="preserve"> (void){</w:t>
      </w:r>
    </w:p>
    <w:p w14:paraId="6BF8BE09" w14:textId="77777777" w:rsidR="00287CF2" w:rsidRPr="00597284" w:rsidRDefault="00287CF2" w:rsidP="00287CF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Função para verificar se usuário pressionou “X” ou “x”.</w:t>
      </w:r>
    </w:p>
    <w:p w14:paraId="72432920" w14:textId="61DBE0DE" w:rsidR="00287CF2" w:rsidRPr="00597284" w:rsidRDefault="00287CF2" w:rsidP="008D2E6D">
      <w:pPr>
        <w:pStyle w:val="PargrafodaLista"/>
        <w:rPr>
          <w:color w:val="FF0000"/>
        </w:rPr>
      </w:pPr>
      <w:r w:rsidRPr="00597284">
        <w:rPr>
          <w:color w:val="FF0000"/>
        </w:rPr>
        <w:t>Se teclar X ou x, retorna TRUE.</w:t>
      </w:r>
    </w:p>
    <w:p w14:paraId="158D9ACD" w14:textId="77777777" w:rsidR="00287CF2" w:rsidRPr="00597284" w:rsidRDefault="00287CF2" w:rsidP="00287CF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Se teclar algo diferente, retorna FALSE.</w:t>
      </w:r>
    </w:p>
    <w:p w14:paraId="0C676846" w14:textId="77777777" w:rsidR="00287CF2" w:rsidRPr="00597284" w:rsidRDefault="00287CF2" w:rsidP="001C5766">
      <w:pPr>
        <w:pStyle w:val="PargrafodaLista"/>
        <w:spacing w:after="0"/>
        <w:rPr>
          <w:color w:val="FF0000"/>
        </w:rPr>
      </w:pPr>
    </w:p>
    <w:p w14:paraId="6FA1DC79" w14:textId="2F7E7EA9" w:rsidR="006C5A69" w:rsidRPr="00597284" w:rsidRDefault="006C5A69" w:rsidP="006C5A69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char </w:t>
      </w:r>
      <w:r w:rsidRPr="00597284">
        <w:rPr>
          <w:b/>
          <w:bCs/>
          <w:color w:val="FF0000"/>
        </w:rPr>
        <w:t>seri_cmdo</w:t>
      </w:r>
      <w:r w:rsidRPr="00597284">
        <w:rPr>
          <w:color w:val="FF0000"/>
        </w:rPr>
        <w:t xml:space="preserve"> (char *argc, char *argv, char limite){</w:t>
      </w:r>
    </w:p>
    <w:p w14:paraId="2BF5A8E3" w14:textId="27E39FB8" w:rsidR="006C5A69" w:rsidRPr="00597284" w:rsidRDefault="006C5A69" w:rsidP="006C5A69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</w:t>
      </w:r>
      <w:r w:rsidR="00BF4EB6" w:rsidRPr="00597284">
        <w:rPr>
          <w:color w:val="FF0000"/>
        </w:rPr>
        <w:t>ce</w:t>
      </w:r>
      <w:r w:rsidRPr="00597284">
        <w:rPr>
          <w:color w:val="FF0000"/>
        </w:rPr>
        <w:t>ber uma linha de comando da fila de entrada (seri). A linha termina com CR ou LF.</w:t>
      </w:r>
    </w:p>
    <w:p w14:paraId="07D452FF" w14:textId="5AA9B410" w:rsidR="00972ED1" w:rsidRPr="00597284" w:rsidRDefault="00972ED1" w:rsidP="00972ED1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Ao digitar, os argumentos devem ser separados por "branco".</w:t>
      </w:r>
    </w:p>
    <w:p w14:paraId="621AC919" w14:textId="4A260DAF" w:rsidR="006C5A69" w:rsidRPr="00597284" w:rsidRDefault="00972ED1" w:rsidP="00972ED1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Depois de separados, cada argumento é terminado em '\0'.</w:t>
      </w:r>
    </w:p>
    <w:p w14:paraId="28212464" w14:textId="77777777" w:rsidR="006C5A69" w:rsidRPr="00597284" w:rsidRDefault="006C5A69" w:rsidP="006C5A69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a quantidade de argumentos recebidos.</w:t>
      </w:r>
    </w:p>
    <w:p w14:paraId="0A5CC5F0" w14:textId="1A7DCFA5" w:rsidR="006C5A69" w:rsidRPr="00597284" w:rsidRDefault="006C5A69" w:rsidP="006C5A69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argc[] = posição de início dos comandos.</w:t>
      </w:r>
    </w:p>
    <w:p w14:paraId="242247E1" w14:textId="6793B312" w:rsidR="006C5A69" w:rsidRPr="00597284" w:rsidRDefault="006C5A69" w:rsidP="006C5A69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argv[] = vetor com todos os comandos.</w:t>
      </w:r>
    </w:p>
    <w:p w14:paraId="522C4559" w14:textId="2849BA58" w:rsidR="006C5A69" w:rsidRPr="00597284" w:rsidRDefault="006C5A69" w:rsidP="006C5A69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limite = quantidade máxima de caracteres a serem recebidos.</w:t>
      </w:r>
    </w:p>
    <w:p w14:paraId="292C84F6" w14:textId="77777777" w:rsidR="006C5A69" w:rsidRPr="00597284" w:rsidRDefault="006C5A69" w:rsidP="001C5766">
      <w:pPr>
        <w:pStyle w:val="PargrafodaLista"/>
        <w:spacing w:after="0"/>
        <w:rPr>
          <w:color w:val="FF0000"/>
        </w:rPr>
      </w:pPr>
    </w:p>
    <w:p w14:paraId="79840A5B" w14:textId="51685A63" w:rsidR="001C5766" w:rsidRPr="00597284" w:rsidRDefault="001C5766" w:rsidP="001C5766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seri_come_crlf</w:t>
      </w:r>
      <w:r w:rsidRPr="00597284">
        <w:rPr>
          <w:color w:val="FF0000"/>
          <w:lang w:val="en-US"/>
        </w:rPr>
        <w:t xml:space="preserve"> (void)</w:t>
      </w:r>
    </w:p>
    <w:p w14:paraId="3AAAA543" w14:textId="2FFA9DA1" w:rsidR="001C5766" w:rsidRPr="00597284" w:rsidRDefault="001C5766" w:rsidP="001C5766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Avança sobre a fila de forma a consumir CR (0xD = ‘\r’) ou LF (0xA = ‘\n’).</w:t>
      </w:r>
    </w:p>
    <w:p w14:paraId="4CD42C9E" w14:textId="357E43F0" w:rsidR="00F7100D" w:rsidRPr="00597284" w:rsidRDefault="00F7100D" w:rsidP="0053125B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6E21B4F5" w14:textId="637568CA" w:rsidR="00D73F86" w:rsidRPr="00597284" w:rsidRDefault="00D73F86" w:rsidP="00D73F86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seri_come_spc</w:t>
      </w:r>
      <w:r w:rsidRPr="00597284">
        <w:rPr>
          <w:color w:val="FF0000"/>
          <w:lang w:val="en-US"/>
        </w:rPr>
        <w:t xml:space="preserve"> (void)</w:t>
      </w:r>
    </w:p>
    <w:p w14:paraId="1E27FDD6" w14:textId="4547CCFD" w:rsidR="00D73F86" w:rsidRPr="00597284" w:rsidRDefault="00D73F86" w:rsidP="00D73F86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Avança sobre a fila de forma a consumir os espaços (0x20).</w:t>
      </w:r>
    </w:p>
    <w:p w14:paraId="48011F7C" w14:textId="77777777" w:rsidR="00D73F86" w:rsidRPr="00597284" w:rsidRDefault="00D73F86" w:rsidP="0053125B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03FF4DEC" w14:textId="274E686E" w:rsidR="001C5766" w:rsidRPr="00597284" w:rsidRDefault="001C5766" w:rsidP="001C5766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void </w:t>
      </w:r>
      <w:r w:rsidRPr="00597284">
        <w:rPr>
          <w:b/>
          <w:bCs/>
          <w:color w:val="FF0000"/>
        </w:rPr>
        <w:t>seri_xereta</w:t>
      </w:r>
      <w:r w:rsidRPr="00597284">
        <w:rPr>
          <w:color w:val="FF0000"/>
        </w:rPr>
        <w:t xml:space="preserve"> (char *cha)</w:t>
      </w:r>
    </w:p>
    <w:p w14:paraId="412AF18F" w14:textId="77777777" w:rsidR="001C5766" w:rsidRPr="00597284" w:rsidRDefault="001C5766" w:rsidP="001C5766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Informa em cha o próximo byte da fila. Não altera o estado dos ponteiros. </w:t>
      </w:r>
    </w:p>
    <w:p w14:paraId="5EFBF686" w14:textId="05769920" w:rsidR="001C5766" w:rsidRPr="00597284" w:rsidRDefault="001C5766" w:rsidP="001C5766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Não pode ser usada dentro de interrupções.</w:t>
      </w:r>
    </w:p>
    <w:p w14:paraId="379D93D5" w14:textId="7DD866F5" w:rsidR="001C5766" w:rsidRPr="00597284" w:rsidRDefault="001C5766" w:rsidP="0053125B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72F23967" w14:textId="0A25E08F" w:rsidR="0053125B" w:rsidRPr="00597284" w:rsidRDefault="0053125B" w:rsidP="0053125B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void </w:t>
      </w:r>
      <w:r w:rsidRPr="00597284">
        <w:rPr>
          <w:b/>
          <w:bCs/>
          <w:color w:val="FF0000"/>
        </w:rPr>
        <w:t>ser</w:t>
      </w:r>
      <w:r w:rsidR="001C5766" w:rsidRPr="00597284">
        <w:rPr>
          <w:b/>
          <w:bCs/>
          <w:color w:val="FF0000"/>
        </w:rPr>
        <w:t>i</w:t>
      </w:r>
      <w:r w:rsidRPr="00597284">
        <w:rPr>
          <w:b/>
          <w:bCs/>
          <w:color w:val="FF0000"/>
        </w:rPr>
        <w:t>_config</w:t>
      </w:r>
      <w:r w:rsidRPr="00597284">
        <w:rPr>
          <w:color w:val="FF0000"/>
        </w:rPr>
        <w:t xml:space="preserve"> (void)</w:t>
      </w:r>
    </w:p>
    <w:p w14:paraId="51910AB2" w14:textId="63839757" w:rsidR="0053125B" w:rsidRPr="00597284" w:rsidRDefault="0053125B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Inicializar fila de </w:t>
      </w:r>
      <w:r w:rsidR="001C5766" w:rsidRPr="00597284">
        <w:rPr>
          <w:color w:val="FF0000"/>
        </w:rPr>
        <w:t>recepção</w:t>
      </w:r>
      <w:r w:rsidRPr="00597284">
        <w:rPr>
          <w:color w:val="FF0000"/>
        </w:rPr>
        <w:t xml:space="preserve"> serial.</w:t>
      </w:r>
    </w:p>
    <w:p w14:paraId="44542641" w14:textId="17ABCDC4" w:rsidR="0053125B" w:rsidRPr="00597284" w:rsidRDefault="0053125B" w:rsidP="00740936">
      <w:pPr>
        <w:pStyle w:val="PargrafodaLista"/>
        <w:spacing w:after="0"/>
        <w:rPr>
          <w:color w:val="FF0000"/>
        </w:rPr>
      </w:pPr>
    </w:p>
    <w:p w14:paraId="6471D4EA" w14:textId="1366410A" w:rsidR="00740936" w:rsidRPr="00597284" w:rsidRDefault="00740936" w:rsidP="00677298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byte </w:t>
      </w:r>
      <w:r w:rsidRPr="00597284">
        <w:rPr>
          <w:b/>
          <w:bCs/>
          <w:color w:val="FF0000"/>
        </w:rPr>
        <w:t>seri_vazia</w:t>
      </w:r>
      <w:r w:rsidRPr="00597284">
        <w:rPr>
          <w:color w:val="FF0000"/>
        </w:rPr>
        <w:t xml:space="preserve"> (void);</w:t>
      </w:r>
    </w:p>
    <w:p w14:paraId="4740A2EE" w14:textId="700F0FDA" w:rsidR="00740936" w:rsidRPr="00597284" w:rsidRDefault="00740936" w:rsidP="00740936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Verificar se a fila seri está vazia.</w:t>
      </w:r>
    </w:p>
    <w:p w14:paraId="0CE01F00" w14:textId="66C64F80" w:rsidR="00740936" w:rsidRPr="00597284" w:rsidRDefault="00740936" w:rsidP="00740936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TRUE = vazia e</w:t>
      </w:r>
    </w:p>
    <w:p w14:paraId="60E4DC4E" w14:textId="25539A2E" w:rsidR="00740936" w:rsidRPr="00597284" w:rsidRDefault="00740936" w:rsidP="00740936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FALSE = tem alguma coisa na fila</w:t>
      </w:r>
    </w:p>
    <w:p w14:paraId="1EBAA19D" w14:textId="78D6D6AE" w:rsidR="00740936" w:rsidRPr="00597284" w:rsidRDefault="00740936" w:rsidP="00740936">
      <w:pPr>
        <w:pStyle w:val="PargrafodaLista"/>
        <w:spacing w:after="0"/>
        <w:rPr>
          <w:color w:val="FF0000"/>
        </w:rPr>
      </w:pPr>
    </w:p>
    <w:p w14:paraId="64F6B876" w14:textId="77777777" w:rsidR="00740936" w:rsidRPr="00597284" w:rsidRDefault="00740936" w:rsidP="0053125B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6B4C726A" w14:textId="1F593614" w:rsidR="0053125B" w:rsidRPr="00597284" w:rsidRDefault="0053125B" w:rsidP="0053125B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char </w:t>
      </w:r>
      <w:r w:rsidRPr="00597284">
        <w:rPr>
          <w:b/>
          <w:bCs/>
          <w:color w:val="FF0000"/>
        </w:rPr>
        <w:t>ser</w:t>
      </w:r>
      <w:r w:rsidR="001C5766" w:rsidRPr="00597284">
        <w:rPr>
          <w:b/>
          <w:bCs/>
          <w:color w:val="FF0000"/>
        </w:rPr>
        <w:t>i</w:t>
      </w:r>
      <w:r w:rsidRPr="00597284">
        <w:rPr>
          <w:b/>
          <w:bCs/>
          <w:color w:val="FF0000"/>
        </w:rPr>
        <w:t>_poe</w:t>
      </w:r>
      <w:r w:rsidRPr="00597284">
        <w:rPr>
          <w:color w:val="FF0000"/>
        </w:rPr>
        <w:t xml:space="preserve"> (char cha)</w:t>
      </w:r>
    </w:p>
    <w:p w14:paraId="45A1CE5E" w14:textId="01587013" w:rsidR="001C5766" w:rsidRPr="00597284" w:rsidRDefault="0053125B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Colocar um byte na fila de </w:t>
      </w:r>
      <w:r w:rsidR="001C5766" w:rsidRPr="00597284">
        <w:rPr>
          <w:color w:val="FF0000"/>
        </w:rPr>
        <w:t>recepção. Ela é chamada pela ISR serial de recepção.</w:t>
      </w:r>
    </w:p>
    <w:p w14:paraId="7F15DA33" w14:textId="77777777" w:rsidR="001C5766" w:rsidRPr="00597284" w:rsidRDefault="0053125B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TRUE se conseguiu.</w:t>
      </w:r>
    </w:p>
    <w:p w14:paraId="3E7D8003" w14:textId="77777777" w:rsidR="001C5766" w:rsidRPr="00597284" w:rsidRDefault="001C5766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FALSE se fila cheia, mas antes chama função seri_cheia().</w:t>
      </w:r>
    </w:p>
    <w:p w14:paraId="671EE9E3" w14:textId="77777777" w:rsidR="0053125B" w:rsidRPr="00597284" w:rsidRDefault="0053125B" w:rsidP="0053125B">
      <w:pPr>
        <w:pStyle w:val="PargrafodaLista"/>
        <w:spacing w:after="0"/>
        <w:rPr>
          <w:color w:val="FF0000"/>
        </w:rPr>
      </w:pPr>
    </w:p>
    <w:p w14:paraId="27FFA313" w14:textId="204BC8F0" w:rsidR="0053125B" w:rsidRPr="00597284" w:rsidRDefault="0053125B" w:rsidP="0053125B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void </w:t>
      </w:r>
      <w:r w:rsidRPr="00597284">
        <w:rPr>
          <w:b/>
          <w:bCs/>
          <w:color w:val="FF0000"/>
        </w:rPr>
        <w:t>ser</w:t>
      </w:r>
      <w:r w:rsidR="001C5766" w:rsidRPr="00597284">
        <w:rPr>
          <w:b/>
          <w:bCs/>
          <w:color w:val="FF0000"/>
        </w:rPr>
        <w:t>i</w:t>
      </w:r>
      <w:r w:rsidRPr="00597284">
        <w:rPr>
          <w:b/>
          <w:bCs/>
          <w:color w:val="FF0000"/>
        </w:rPr>
        <w:t>_cheia</w:t>
      </w:r>
      <w:r w:rsidRPr="00597284">
        <w:rPr>
          <w:color w:val="FF0000"/>
        </w:rPr>
        <w:t xml:space="preserve"> (void)</w:t>
      </w:r>
    </w:p>
    <w:p w14:paraId="151FE22D" w14:textId="3F2BE7E8" w:rsidR="0053125B" w:rsidRPr="00597284" w:rsidRDefault="0053125B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Imprime mensagem de erro na porta serial para indicar que a fila serial </w:t>
      </w:r>
      <w:r w:rsidR="001C5766" w:rsidRPr="00597284">
        <w:rPr>
          <w:color w:val="FF0000"/>
        </w:rPr>
        <w:t>R</w:t>
      </w:r>
      <w:r w:rsidRPr="00597284">
        <w:rPr>
          <w:color w:val="FF0000"/>
        </w:rPr>
        <w:t>X está cheia.</w:t>
      </w:r>
    </w:p>
    <w:p w14:paraId="03349CC3" w14:textId="77777777" w:rsidR="0053125B" w:rsidRPr="00597284" w:rsidRDefault="0053125B" w:rsidP="0053125B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1771E2DD" w14:textId="18309D59" w:rsidR="00E3426A" w:rsidRPr="00597284" w:rsidRDefault="0053125B" w:rsidP="00E3426A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char </w:t>
      </w:r>
      <w:r w:rsidRPr="00597284">
        <w:rPr>
          <w:b/>
          <w:bCs/>
          <w:color w:val="FF0000"/>
        </w:rPr>
        <w:t>ser</w:t>
      </w:r>
      <w:r w:rsidR="001C5766" w:rsidRPr="00597284">
        <w:rPr>
          <w:b/>
          <w:bCs/>
          <w:color w:val="FF0000"/>
        </w:rPr>
        <w:t>i</w:t>
      </w:r>
      <w:r w:rsidRPr="00597284">
        <w:rPr>
          <w:b/>
          <w:bCs/>
          <w:color w:val="FF0000"/>
        </w:rPr>
        <w:t>_tira</w:t>
      </w:r>
      <w:r w:rsidRPr="00597284">
        <w:rPr>
          <w:color w:val="FF0000"/>
        </w:rPr>
        <w:t xml:space="preserve"> (char *cha)</w:t>
      </w:r>
    </w:p>
    <w:p w14:paraId="558CE68F" w14:textId="25853808" w:rsidR="00E3426A" w:rsidRPr="00597284" w:rsidRDefault="00E3426A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Chamada de fora da interrupção. Desabilita temporariamente todas as interrupções.</w:t>
      </w:r>
    </w:p>
    <w:p w14:paraId="70E797D5" w14:textId="1C110F83" w:rsidR="0053125B" w:rsidRPr="00597284" w:rsidRDefault="0053125B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Coloca no ponteiro *char o byte retirado da fila de transmissão e retorna TRUE.</w:t>
      </w:r>
    </w:p>
    <w:p w14:paraId="7FB8B38C" w14:textId="77777777" w:rsidR="0053125B" w:rsidRPr="00597284" w:rsidRDefault="0053125B" w:rsidP="005312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Se retornar FALSE é porque a fila está vazia.</w:t>
      </w:r>
    </w:p>
    <w:p w14:paraId="6BCCF4B9" w14:textId="77777777" w:rsidR="0053125B" w:rsidRPr="00597284" w:rsidRDefault="0053125B" w:rsidP="0053125B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23333E2E" w14:textId="176959DF" w:rsidR="0053125B" w:rsidRPr="00597284" w:rsidRDefault="0053125B" w:rsidP="0053125B">
      <w:pPr>
        <w:pStyle w:val="PargrafodaLista"/>
        <w:numPr>
          <w:ilvl w:val="0"/>
          <w:numId w:val="2"/>
        </w:numPr>
        <w:spacing w:after="0"/>
        <w:rPr>
          <w:b/>
          <w:bCs/>
          <w:color w:val="FF0000"/>
        </w:rPr>
      </w:pPr>
      <w:r w:rsidRPr="00597284">
        <w:rPr>
          <w:b/>
          <w:bCs/>
          <w:color w:val="FF0000"/>
        </w:rPr>
        <w:t>ISR (USART_RX_vect)</w:t>
      </w:r>
    </w:p>
    <w:p w14:paraId="2C549968" w14:textId="4273126F" w:rsidR="0053125B" w:rsidRPr="00597284" w:rsidRDefault="0053125B" w:rsidP="00E3426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ISR: Interrupção por dado recebido</w:t>
      </w:r>
      <w:r w:rsidR="00C44638" w:rsidRPr="00597284">
        <w:rPr>
          <w:color w:val="FF0000"/>
        </w:rPr>
        <w:t xml:space="preserve">. </w:t>
      </w:r>
      <w:r w:rsidR="00E3426A" w:rsidRPr="00597284">
        <w:rPr>
          <w:color w:val="FF0000"/>
        </w:rPr>
        <w:t>Coloca dado recebido na fila de entrada.</w:t>
      </w:r>
    </w:p>
    <w:p w14:paraId="4D6F5094" w14:textId="53970FE7" w:rsidR="00E3426A" w:rsidRPr="00597284" w:rsidRDefault="00E3426A" w:rsidP="0053125B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3D3074DB" w14:textId="35D3FCA5" w:rsidR="00E3426A" w:rsidRPr="00597284" w:rsidRDefault="00E3426A" w:rsidP="00E3426A">
      <w:pPr>
        <w:pStyle w:val="PargrafodaLista"/>
        <w:numPr>
          <w:ilvl w:val="0"/>
          <w:numId w:val="2"/>
        </w:numPr>
        <w:spacing w:after="0"/>
        <w:rPr>
          <w:b/>
          <w:bCs/>
          <w:color w:val="FF0000"/>
          <w:lang w:val="de-DE"/>
        </w:rPr>
      </w:pPr>
      <w:r w:rsidRPr="00597284">
        <w:rPr>
          <w:b/>
          <w:bCs/>
          <w:color w:val="FF0000"/>
          <w:lang w:val="de-DE"/>
        </w:rPr>
        <w:t>void ser_tx_int_EN (void)</w:t>
      </w:r>
    </w:p>
    <w:p w14:paraId="343D42AE" w14:textId="77777777" w:rsidR="00E3426A" w:rsidRPr="00597284" w:rsidRDefault="00E3426A" w:rsidP="00E3426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Habilita a interrupção por transmissão serial.</w:t>
      </w:r>
    </w:p>
    <w:p w14:paraId="2E4FE4C8" w14:textId="2D33DDD6" w:rsidR="00E3426A" w:rsidRPr="00597284" w:rsidRDefault="00E3426A" w:rsidP="0053125B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504AA26A" w14:textId="06DCE815" w:rsidR="00E3426A" w:rsidRPr="00597284" w:rsidRDefault="00E3426A" w:rsidP="00E3426A">
      <w:pPr>
        <w:pStyle w:val="PargrafodaLista"/>
        <w:numPr>
          <w:ilvl w:val="0"/>
          <w:numId w:val="2"/>
        </w:numPr>
        <w:spacing w:after="0"/>
        <w:rPr>
          <w:b/>
          <w:bCs/>
          <w:color w:val="FF0000"/>
          <w:lang w:val="de-DE"/>
        </w:rPr>
      </w:pPr>
      <w:r w:rsidRPr="00597284">
        <w:rPr>
          <w:b/>
          <w:bCs/>
          <w:color w:val="FF0000"/>
          <w:lang w:val="de-DE"/>
        </w:rPr>
        <w:t>void ser_tx_int_en (void)</w:t>
      </w:r>
    </w:p>
    <w:p w14:paraId="5A458D5B" w14:textId="3BB5CDE7" w:rsidR="00E3426A" w:rsidRPr="00597284" w:rsidRDefault="00E3426A" w:rsidP="00E3426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Desabilita a interrupção por transmissão serial.</w:t>
      </w:r>
    </w:p>
    <w:p w14:paraId="39D21F4D" w14:textId="4D07AE87" w:rsidR="00E3426A" w:rsidRPr="00597284" w:rsidRDefault="00E3426A" w:rsidP="0053125B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486B962C" w14:textId="654B1CE6" w:rsidR="00E3426A" w:rsidRPr="00597284" w:rsidRDefault="00E3426A" w:rsidP="00E3426A">
      <w:pPr>
        <w:pStyle w:val="PargrafodaLista"/>
        <w:numPr>
          <w:ilvl w:val="0"/>
          <w:numId w:val="2"/>
        </w:numPr>
        <w:spacing w:after="0"/>
        <w:rPr>
          <w:b/>
          <w:bCs/>
          <w:color w:val="FF0000"/>
          <w:lang w:val="en-US"/>
        </w:rPr>
      </w:pPr>
      <w:r w:rsidRPr="00597284">
        <w:rPr>
          <w:b/>
          <w:bCs/>
          <w:color w:val="FF0000"/>
          <w:lang w:val="en-US"/>
        </w:rPr>
        <w:t>void ser_rx_int_EN (void)</w:t>
      </w:r>
    </w:p>
    <w:p w14:paraId="626CEC73" w14:textId="165D48D7" w:rsidR="00E3426A" w:rsidRPr="00597284" w:rsidRDefault="00E3426A" w:rsidP="00E3426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Habilita a interrupção por recepção serial.</w:t>
      </w:r>
    </w:p>
    <w:p w14:paraId="07B7E926" w14:textId="77777777" w:rsidR="00E3426A" w:rsidRPr="00597284" w:rsidRDefault="00E3426A" w:rsidP="00E3426A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35780377" w14:textId="4D962BF4" w:rsidR="00E3426A" w:rsidRPr="00597284" w:rsidRDefault="00E3426A" w:rsidP="00E3426A">
      <w:pPr>
        <w:pStyle w:val="PargrafodaLista"/>
        <w:numPr>
          <w:ilvl w:val="0"/>
          <w:numId w:val="2"/>
        </w:numPr>
        <w:spacing w:after="0"/>
        <w:rPr>
          <w:b/>
          <w:bCs/>
          <w:color w:val="FF0000"/>
          <w:lang w:val="en-US"/>
        </w:rPr>
      </w:pPr>
      <w:r w:rsidRPr="00597284">
        <w:rPr>
          <w:b/>
          <w:bCs/>
          <w:color w:val="FF0000"/>
          <w:lang w:val="en-US"/>
        </w:rPr>
        <w:t>void ser_rx_int_en (void)</w:t>
      </w:r>
    </w:p>
    <w:p w14:paraId="5829A998" w14:textId="516C1182" w:rsidR="00E3426A" w:rsidRPr="00597284" w:rsidRDefault="00E3426A" w:rsidP="00E3426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Desabilita a interrupção por recepção serial.</w:t>
      </w:r>
    </w:p>
    <w:p w14:paraId="515C235B" w14:textId="77777777" w:rsidR="00E3426A" w:rsidRPr="00597284" w:rsidRDefault="00E3426A" w:rsidP="00E3426A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60EE6C28" w14:textId="3104E0E4" w:rsidR="00E3426A" w:rsidRPr="00597284" w:rsidRDefault="00E3426A" w:rsidP="00E3426A">
      <w:pPr>
        <w:pStyle w:val="PargrafodaLista"/>
        <w:numPr>
          <w:ilvl w:val="0"/>
          <w:numId w:val="2"/>
        </w:numPr>
        <w:spacing w:after="0"/>
        <w:rPr>
          <w:b/>
          <w:bCs/>
          <w:color w:val="FF0000"/>
          <w:lang w:val="es-EC"/>
        </w:rPr>
      </w:pPr>
      <w:r w:rsidRPr="00597284">
        <w:rPr>
          <w:b/>
          <w:bCs/>
          <w:color w:val="FF0000"/>
          <w:lang w:val="es-EC"/>
        </w:rPr>
        <w:t>void ser_tx_EN (void)</w:t>
      </w:r>
    </w:p>
    <w:p w14:paraId="35B81D4A" w14:textId="2B1270CA" w:rsidR="00E3426A" w:rsidRPr="00597284" w:rsidRDefault="00E3426A" w:rsidP="00E3426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Habilita a transmissão serial.</w:t>
      </w:r>
    </w:p>
    <w:p w14:paraId="734862CA" w14:textId="77777777" w:rsidR="00E3426A" w:rsidRPr="00597284" w:rsidRDefault="00E3426A" w:rsidP="00E3426A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3B02E774" w14:textId="37E51A2C" w:rsidR="00E3426A" w:rsidRPr="00597284" w:rsidRDefault="00E3426A" w:rsidP="00E3426A">
      <w:pPr>
        <w:pStyle w:val="PargrafodaLista"/>
        <w:numPr>
          <w:ilvl w:val="0"/>
          <w:numId w:val="2"/>
        </w:numPr>
        <w:spacing w:after="0"/>
        <w:rPr>
          <w:b/>
          <w:bCs/>
          <w:color w:val="FF0000"/>
          <w:lang w:val="es-EC"/>
        </w:rPr>
      </w:pPr>
      <w:r w:rsidRPr="00597284">
        <w:rPr>
          <w:b/>
          <w:bCs/>
          <w:color w:val="FF0000"/>
          <w:lang w:val="es-EC"/>
        </w:rPr>
        <w:t>void ser_tx_en (void)</w:t>
      </w:r>
    </w:p>
    <w:p w14:paraId="79762195" w14:textId="597329B4" w:rsidR="00E3426A" w:rsidRPr="00597284" w:rsidRDefault="00E3426A" w:rsidP="00E3426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Desabilita a transmissão serial.</w:t>
      </w:r>
    </w:p>
    <w:p w14:paraId="43F3462B" w14:textId="77777777" w:rsidR="00E3426A" w:rsidRPr="00597284" w:rsidRDefault="00E3426A" w:rsidP="00E3426A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66D7AEF8" w14:textId="49A58DC3" w:rsidR="00E3426A" w:rsidRPr="00597284" w:rsidRDefault="00E3426A" w:rsidP="00E3426A">
      <w:pPr>
        <w:pStyle w:val="PargrafodaLista"/>
        <w:numPr>
          <w:ilvl w:val="0"/>
          <w:numId w:val="2"/>
        </w:numPr>
        <w:spacing w:after="0"/>
        <w:rPr>
          <w:b/>
          <w:bCs/>
          <w:color w:val="FF0000"/>
          <w:lang w:val="es-EC"/>
        </w:rPr>
      </w:pPr>
      <w:r w:rsidRPr="00597284">
        <w:rPr>
          <w:b/>
          <w:bCs/>
          <w:color w:val="FF0000"/>
          <w:lang w:val="es-EC"/>
        </w:rPr>
        <w:t>void ser_rx_EN (void)</w:t>
      </w:r>
    </w:p>
    <w:p w14:paraId="7B6047A4" w14:textId="77D6F362" w:rsidR="00E3426A" w:rsidRPr="00597284" w:rsidRDefault="00E3426A" w:rsidP="00E3426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Habilita a recepção serial.</w:t>
      </w:r>
    </w:p>
    <w:p w14:paraId="37A95FD5" w14:textId="77777777" w:rsidR="00E3426A" w:rsidRPr="00597284" w:rsidRDefault="00E3426A" w:rsidP="00E3426A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77CE2E97" w14:textId="09A5F60B" w:rsidR="00E3426A" w:rsidRPr="00597284" w:rsidRDefault="00E3426A" w:rsidP="00E3426A">
      <w:pPr>
        <w:pStyle w:val="PargrafodaLista"/>
        <w:numPr>
          <w:ilvl w:val="0"/>
          <w:numId w:val="2"/>
        </w:numPr>
        <w:spacing w:after="0"/>
        <w:rPr>
          <w:b/>
          <w:bCs/>
          <w:color w:val="FF0000"/>
          <w:lang w:val="es-EC"/>
        </w:rPr>
      </w:pPr>
      <w:r w:rsidRPr="00597284">
        <w:rPr>
          <w:b/>
          <w:bCs/>
          <w:color w:val="FF0000"/>
          <w:lang w:val="es-EC"/>
        </w:rPr>
        <w:lastRenderedPageBreak/>
        <w:t>void ser_rx_en (void)</w:t>
      </w:r>
    </w:p>
    <w:p w14:paraId="3BDE4A3F" w14:textId="34B3CBEA" w:rsidR="00E3426A" w:rsidRPr="00597284" w:rsidRDefault="00E3426A" w:rsidP="00E3426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Desabilita a recepção serial.</w:t>
      </w:r>
    </w:p>
    <w:p w14:paraId="59D3223C" w14:textId="77777777" w:rsidR="00E3426A" w:rsidRPr="00597284" w:rsidRDefault="00E3426A" w:rsidP="00E3426A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06EDFFFA" w14:textId="1E3B5227" w:rsidR="00E3426A" w:rsidRPr="00597284" w:rsidRDefault="00E3426A" w:rsidP="00E3426A">
      <w:pPr>
        <w:pStyle w:val="PargrafodaLista"/>
        <w:numPr>
          <w:ilvl w:val="0"/>
          <w:numId w:val="2"/>
        </w:numPr>
        <w:spacing w:after="0"/>
        <w:rPr>
          <w:b/>
          <w:bCs/>
          <w:color w:val="FF0000"/>
          <w:lang w:val="en-US"/>
        </w:rPr>
      </w:pPr>
      <w:r w:rsidRPr="00597284">
        <w:rPr>
          <w:b/>
          <w:bCs/>
          <w:color w:val="FF0000"/>
          <w:lang w:val="en-US"/>
        </w:rPr>
        <w:t>void ser_config_16MHz (char BR)</w:t>
      </w:r>
    </w:p>
    <w:p w14:paraId="28685A04" w14:textId="23D7DB28" w:rsidR="00E3426A" w:rsidRPr="00597284" w:rsidRDefault="00E3426A" w:rsidP="00E3426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Faz a configuração da porta serial para operar na taxa BR, considerando relógio de CPU em 16 MHz.</w:t>
      </w:r>
    </w:p>
    <w:p w14:paraId="66076AE5" w14:textId="50BB9D12" w:rsidR="00E3426A" w:rsidRPr="00597284" w:rsidRDefault="00E3426A" w:rsidP="00E3426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Usa dobrador de velocidade.</w:t>
      </w:r>
    </w:p>
    <w:p w14:paraId="7381D89B" w14:textId="189AB9DD" w:rsidR="00E3426A" w:rsidRPr="00597284" w:rsidRDefault="00E3426A" w:rsidP="00E3426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Habilita transmissão e recepção serial.</w:t>
      </w:r>
    </w:p>
    <w:p w14:paraId="02D90F9B" w14:textId="222D0812" w:rsidR="00E3426A" w:rsidRPr="00597284" w:rsidRDefault="00E3426A" w:rsidP="00E3426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Não habilita as interrupções.</w:t>
      </w:r>
    </w:p>
    <w:p w14:paraId="349B5CDA" w14:textId="647B7833" w:rsidR="00E3426A" w:rsidRPr="00597284" w:rsidRDefault="00E3426A" w:rsidP="00E3426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Opções: BR_9600, BR_19200, BR_28800, BR_38400, BR_57600.</w:t>
      </w:r>
    </w:p>
    <w:p w14:paraId="3ABF5DEA" w14:textId="5A82B0EC" w:rsidR="00E3426A" w:rsidRPr="00597284" w:rsidRDefault="00E3426A" w:rsidP="0053125B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31C534E9" w14:textId="62A37632" w:rsidR="00E3426A" w:rsidRPr="00597284" w:rsidRDefault="00E3426A" w:rsidP="00E3426A">
      <w:pPr>
        <w:pStyle w:val="PargrafodaLista"/>
        <w:numPr>
          <w:ilvl w:val="0"/>
          <w:numId w:val="2"/>
        </w:numPr>
        <w:spacing w:after="0"/>
        <w:rPr>
          <w:b/>
          <w:bCs/>
          <w:color w:val="FF0000"/>
          <w:lang w:val="en-US"/>
        </w:rPr>
      </w:pPr>
      <w:r w:rsidRPr="00597284">
        <w:rPr>
          <w:b/>
          <w:bCs/>
          <w:color w:val="FF0000"/>
          <w:lang w:val="en-US"/>
        </w:rPr>
        <w:t>void ser_config_1MHz (char BR)</w:t>
      </w:r>
    </w:p>
    <w:p w14:paraId="758B9DEA" w14:textId="33FA3E19" w:rsidR="00E3426A" w:rsidRPr="00597284" w:rsidRDefault="00E3426A" w:rsidP="00E3426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Faz a configuração da porta serial para operar na taxa BR, considerando relógio de CPU em 1 MHz.</w:t>
      </w:r>
    </w:p>
    <w:p w14:paraId="083620F5" w14:textId="77777777" w:rsidR="00E3426A" w:rsidRPr="00597284" w:rsidRDefault="00E3426A" w:rsidP="00E3426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Usa dobrador de velocidade.</w:t>
      </w:r>
    </w:p>
    <w:p w14:paraId="1F9B0FBA" w14:textId="77777777" w:rsidR="00E3426A" w:rsidRPr="00597284" w:rsidRDefault="00E3426A" w:rsidP="00E3426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Habilita transmissão e recepção serial.</w:t>
      </w:r>
    </w:p>
    <w:p w14:paraId="1AB7194E" w14:textId="77777777" w:rsidR="00E3426A" w:rsidRPr="00597284" w:rsidRDefault="00E3426A" w:rsidP="00E3426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Não habilita as interrupções.</w:t>
      </w:r>
    </w:p>
    <w:p w14:paraId="40E1B4D6" w14:textId="77777777" w:rsidR="00E3426A" w:rsidRPr="00597284" w:rsidRDefault="00E3426A" w:rsidP="00E3426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Opções: BR_9600, BR_19200, BR_28800, BR_38400, BR_57600.</w:t>
      </w:r>
    </w:p>
    <w:p w14:paraId="2DE357AD" w14:textId="77777777" w:rsidR="00E3426A" w:rsidRPr="00597284" w:rsidRDefault="00E3426A" w:rsidP="00E3426A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7D528ACB" w14:textId="26731085" w:rsidR="00E3426A" w:rsidRPr="00597284" w:rsidRDefault="0025507C" w:rsidP="00E3426A">
      <w:pPr>
        <w:spacing w:after="0"/>
        <w:rPr>
          <w:rFonts w:ascii="Courier New" w:eastAsiaTheme="minorEastAsia" w:hAnsi="Courier New" w:cs="Courier New"/>
          <w:color w:val="FF0000"/>
        </w:rPr>
      </w:pPr>
      <m:oMathPara>
        <m:oMath>
          <m:r>
            <w:rPr>
              <w:rFonts w:ascii="Cambria Math" w:hAnsi="Cambria Math" w:cs="Courier New"/>
              <w:color w:val="FF0000"/>
            </w:rPr>
            <m:t xml:space="preserve">UBRR= </m:t>
          </m:r>
          <m:f>
            <m:fPr>
              <m:ctrlPr>
                <w:ins w:id="0" w:author="Ricardo Zelenovsky" w:date="2021-04-21T21:54:00Z">
                  <w:rPr>
                    <w:rFonts w:ascii="Cambria Math" w:hAnsi="Cambria Math" w:cs="Courier New"/>
                    <w:i/>
                    <w:color w:val="FF0000"/>
                  </w:rPr>
                </w:ins>
              </m:ctrlPr>
            </m:fPr>
            <m:num>
              <m:r>
                <w:rPr>
                  <w:rFonts w:ascii="Cambria Math" w:hAnsi="Cambria Math" w:cs="Courier New"/>
                  <w:color w:val="FF0000"/>
                </w:rPr>
                <m:t>CLOCK</m:t>
              </m:r>
            </m:num>
            <m:den>
              <m:r>
                <w:rPr>
                  <w:rFonts w:ascii="Cambria Math" w:hAnsi="Cambria Math" w:cs="Courier New"/>
                  <w:color w:val="FF0000"/>
                </w:rPr>
                <m:t>8×BR</m:t>
              </m:r>
            </m:den>
          </m:f>
          <m:r>
            <w:rPr>
              <w:rFonts w:ascii="Cambria Math" w:hAnsi="Cambria Math" w:cs="Courier New"/>
              <w:color w:val="FF0000"/>
            </w:rPr>
            <m:t>-1</m:t>
          </m:r>
        </m:oMath>
      </m:oMathPara>
    </w:p>
    <w:p w14:paraId="274D78D6" w14:textId="77777777" w:rsidR="00565AD7" w:rsidRPr="00597284" w:rsidRDefault="00565AD7" w:rsidP="00E3426A">
      <w:pPr>
        <w:spacing w:after="0"/>
        <w:rPr>
          <w:rFonts w:ascii="Courier New" w:eastAsiaTheme="minorEastAsia" w:hAnsi="Courier New" w:cs="Courier New"/>
          <w:color w:val="FF0000"/>
        </w:rPr>
      </w:pPr>
    </w:p>
    <w:p w14:paraId="7C7E3E68" w14:textId="77777777" w:rsidR="00A138CC" w:rsidRPr="00597284" w:rsidRDefault="00A138CC" w:rsidP="00A138CC">
      <w:pPr>
        <w:tabs>
          <w:tab w:val="left" w:pos="1112"/>
        </w:tabs>
        <w:spacing w:after="120"/>
        <w:jc w:val="center"/>
        <w:rPr>
          <w:rFonts w:ascii="Arial" w:hAnsi="Arial" w:cs="Arial"/>
          <w:i/>
          <w:iCs/>
          <w:color w:val="FF0000"/>
        </w:rPr>
      </w:pPr>
      <w:r w:rsidRPr="00597284">
        <w:rPr>
          <w:rFonts w:ascii="Arial" w:hAnsi="Arial" w:cs="Arial"/>
          <w:i/>
          <w:iCs/>
          <w:color w:val="FF0000"/>
        </w:rPr>
        <w:t>Cálculo para os Baud Rate usados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378"/>
        <w:gridCol w:w="962"/>
        <w:gridCol w:w="1266"/>
        <w:gridCol w:w="584"/>
        <w:gridCol w:w="962"/>
        <w:gridCol w:w="1144"/>
      </w:tblGrid>
      <w:tr w:rsidR="00597284" w:rsidRPr="00597284" w14:paraId="1BE4399B" w14:textId="77777777" w:rsidTr="005A4E8B">
        <w:trPr>
          <w:jc w:val="center"/>
        </w:trPr>
        <w:tc>
          <w:tcPr>
            <w:tcW w:w="1378" w:type="dxa"/>
            <w:vMerge w:val="restart"/>
            <w:vAlign w:val="center"/>
          </w:tcPr>
          <w:p w14:paraId="122D25BA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b/>
                <w:bCs/>
                <w:color w:val="FF0000"/>
              </w:rPr>
            </w:pPr>
            <w:r w:rsidRPr="00597284">
              <w:rPr>
                <w:rFonts w:ascii="Arial" w:hAnsi="Arial" w:cs="Arial"/>
                <w:b/>
                <w:bCs/>
                <w:color w:val="FF0000"/>
              </w:rPr>
              <w:t>Baud Rate</w:t>
            </w:r>
          </w:p>
        </w:tc>
        <w:tc>
          <w:tcPr>
            <w:tcW w:w="2228" w:type="dxa"/>
            <w:gridSpan w:val="2"/>
            <w:vAlign w:val="center"/>
          </w:tcPr>
          <w:p w14:paraId="690D137B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b/>
                <w:bCs/>
                <w:color w:val="FF0000"/>
              </w:rPr>
            </w:pPr>
            <w:r w:rsidRPr="00597284">
              <w:rPr>
                <w:rFonts w:ascii="Arial" w:hAnsi="Arial" w:cs="Arial"/>
                <w:b/>
                <w:bCs/>
                <w:color w:val="FF0000"/>
              </w:rPr>
              <w:t>16 MHz (U2X0 = 1)</w:t>
            </w:r>
          </w:p>
        </w:tc>
        <w:tc>
          <w:tcPr>
            <w:tcW w:w="584" w:type="dxa"/>
            <w:vAlign w:val="center"/>
          </w:tcPr>
          <w:p w14:paraId="35B13764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b/>
                <w:bCs/>
                <w:color w:val="FF0000"/>
              </w:rPr>
            </w:pPr>
          </w:p>
        </w:tc>
        <w:tc>
          <w:tcPr>
            <w:tcW w:w="2106" w:type="dxa"/>
            <w:gridSpan w:val="2"/>
            <w:vAlign w:val="center"/>
          </w:tcPr>
          <w:p w14:paraId="6AA6CBC5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b/>
                <w:bCs/>
                <w:color w:val="FF0000"/>
              </w:rPr>
            </w:pPr>
            <w:r w:rsidRPr="00597284">
              <w:rPr>
                <w:rFonts w:ascii="Arial" w:hAnsi="Arial" w:cs="Arial"/>
                <w:b/>
                <w:bCs/>
                <w:color w:val="FF0000"/>
              </w:rPr>
              <w:t>1 MHz (U2X0 = 1)</w:t>
            </w:r>
          </w:p>
        </w:tc>
      </w:tr>
      <w:tr w:rsidR="00597284" w:rsidRPr="00597284" w14:paraId="5442F706" w14:textId="77777777" w:rsidTr="005A4E8B">
        <w:trPr>
          <w:jc w:val="center"/>
        </w:trPr>
        <w:tc>
          <w:tcPr>
            <w:tcW w:w="1378" w:type="dxa"/>
            <w:vMerge/>
            <w:vAlign w:val="center"/>
          </w:tcPr>
          <w:p w14:paraId="1D82BE83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b/>
                <w:bCs/>
                <w:color w:val="FF0000"/>
              </w:rPr>
            </w:pPr>
          </w:p>
        </w:tc>
        <w:tc>
          <w:tcPr>
            <w:tcW w:w="962" w:type="dxa"/>
            <w:vAlign w:val="center"/>
          </w:tcPr>
          <w:p w14:paraId="3BD35AD7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b/>
                <w:bCs/>
                <w:color w:val="FF0000"/>
              </w:rPr>
            </w:pPr>
            <w:r w:rsidRPr="00597284">
              <w:rPr>
                <w:rFonts w:ascii="Arial" w:hAnsi="Arial" w:cs="Arial"/>
                <w:b/>
                <w:bCs/>
                <w:color w:val="FF0000"/>
              </w:rPr>
              <w:t>UBRR</w:t>
            </w:r>
          </w:p>
        </w:tc>
        <w:tc>
          <w:tcPr>
            <w:tcW w:w="1266" w:type="dxa"/>
            <w:vAlign w:val="center"/>
          </w:tcPr>
          <w:p w14:paraId="3650CD3D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b/>
                <w:bCs/>
                <w:color w:val="FF0000"/>
              </w:rPr>
            </w:pPr>
            <w:r w:rsidRPr="00597284">
              <w:rPr>
                <w:rFonts w:ascii="Arial" w:hAnsi="Arial" w:cs="Arial"/>
                <w:b/>
                <w:bCs/>
                <w:color w:val="FF0000"/>
              </w:rPr>
              <w:t>Erro</w:t>
            </w:r>
          </w:p>
        </w:tc>
        <w:tc>
          <w:tcPr>
            <w:tcW w:w="584" w:type="dxa"/>
            <w:vAlign w:val="center"/>
          </w:tcPr>
          <w:p w14:paraId="54DE5C8C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b/>
                <w:bCs/>
                <w:color w:val="FF0000"/>
              </w:rPr>
            </w:pPr>
          </w:p>
        </w:tc>
        <w:tc>
          <w:tcPr>
            <w:tcW w:w="962" w:type="dxa"/>
            <w:vAlign w:val="center"/>
          </w:tcPr>
          <w:p w14:paraId="71915A52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b/>
                <w:bCs/>
                <w:color w:val="FF0000"/>
              </w:rPr>
            </w:pPr>
            <w:r w:rsidRPr="00597284">
              <w:rPr>
                <w:rFonts w:ascii="Arial" w:hAnsi="Arial" w:cs="Arial"/>
                <w:b/>
                <w:bCs/>
                <w:color w:val="FF0000"/>
              </w:rPr>
              <w:t>UBRR</w:t>
            </w:r>
          </w:p>
        </w:tc>
        <w:tc>
          <w:tcPr>
            <w:tcW w:w="1144" w:type="dxa"/>
            <w:vAlign w:val="center"/>
          </w:tcPr>
          <w:p w14:paraId="7042F878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b/>
                <w:bCs/>
                <w:color w:val="FF0000"/>
              </w:rPr>
            </w:pPr>
            <w:r w:rsidRPr="00597284">
              <w:rPr>
                <w:rFonts w:ascii="Arial" w:hAnsi="Arial" w:cs="Arial"/>
                <w:b/>
                <w:bCs/>
                <w:color w:val="FF0000"/>
              </w:rPr>
              <w:t>Erro</w:t>
            </w:r>
          </w:p>
        </w:tc>
      </w:tr>
      <w:tr w:rsidR="00597284" w:rsidRPr="00597284" w14:paraId="6C20FEB1" w14:textId="77777777" w:rsidTr="005A4E8B">
        <w:trPr>
          <w:jc w:val="center"/>
        </w:trPr>
        <w:tc>
          <w:tcPr>
            <w:tcW w:w="1378" w:type="dxa"/>
            <w:vAlign w:val="center"/>
          </w:tcPr>
          <w:p w14:paraId="280B7C85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  <w:r w:rsidRPr="00597284">
              <w:rPr>
                <w:rFonts w:ascii="Arial" w:hAnsi="Arial" w:cs="Arial"/>
                <w:color w:val="FF0000"/>
              </w:rPr>
              <w:t>9.600</w:t>
            </w:r>
          </w:p>
        </w:tc>
        <w:tc>
          <w:tcPr>
            <w:tcW w:w="962" w:type="dxa"/>
            <w:vAlign w:val="center"/>
          </w:tcPr>
          <w:p w14:paraId="5BB4BDE6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  <w:r w:rsidRPr="00597284">
              <w:rPr>
                <w:rFonts w:ascii="Arial" w:hAnsi="Arial" w:cs="Arial"/>
                <w:color w:val="FF0000"/>
              </w:rPr>
              <w:t>207</w:t>
            </w:r>
          </w:p>
        </w:tc>
        <w:tc>
          <w:tcPr>
            <w:tcW w:w="1266" w:type="dxa"/>
            <w:vAlign w:val="center"/>
          </w:tcPr>
          <w:p w14:paraId="3FE61A9D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  <w:r w:rsidRPr="00597284">
              <w:rPr>
                <w:rFonts w:ascii="Arial" w:hAnsi="Arial" w:cs="Arial"/>
                <w:color w:val="FF0000"/>
              </w:rPr>
              <w:t>0,2%</w:t>
            </w:r>
          </w:p>
        </w:tc>
        <w:tc>
          <w:tcPr>
            <w:tcW w:w="584" w:type="dxa"/>
            <w:vAlign w:val="center"/>
          </w:tcPr>
          <w:p w14:paraId="7997CEC0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</w:p>
        </w:tc>
        <w:tc>
          <w:tcPr>
            <w:tcW w:w="962" w:type="dxa"/>
            <w:vAlign w:val="center"/>
          </w:tcPr>
          <w:p w14:paraId="4FE39429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  <w:r w:rsidRPr="00597284">
              <w:rPr>
                <w:rFonts w:ascii="Arial" w:hAnsi="Arial" w:cs="Arial"/>
                <w:color w:val="FF0000"/>
              </w:rPr>
              <w:t>12</w:t>
            </w:r>
          </w:p>
        </w:tc>
        <w:tc>
          <w:tcPr>
            <w:tcW w:w="1144" w:type="dxa"/>
            <w:vAlign w:val="center"/>
          </w:tcPr>
          <w:p w14:paraId="68B7BED6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  <w:r w:rsidRPr="00597284">
              <w:rPr>
                <w:rFonts w:ascii="Arial" w:hAnsi="Arial" w:cs="Arial"/>
                <w:color w:val="FF0000"/>
              </w:rPr>
              <w:t>0,6%</w:t>
            </w:r>
          </w:p>
        </w:tc>
      </w:tr>
      <w:tr w:rsidR="00597284" w:rsidRPr="00597284" w14:paraId="22CE7215" w14:textId="77777777" w:rsidTr="005A4E8B">
        <w:trPr>
          <w:jc w:val="center"/>
        </w:trPr>
        <w:tc>
          <w:tcPr>
            <w:tcW w:w="1378" w:type="dxa"/>
            <w:vAlign w:val="center"/>
          </w:tcPr>
          <w:p w14:paraId="48D7BC2B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  <w:r w:rsidRPr="00597284">
              <w:rPr>
                <w:rFonts w:ascii="Arial" w:hAnsi="Arial" w:cs="Arial"/>
                <w:color w:val="FF0000"/>
              </w:rPr>
              <w:t>19.200</w:t>
            </w:r>
          </w:p>
        </w:tc>
        <w:tc>
          <w:tcPr>
            <w:tcW w:w="962" w:type="dxa"/>
            <w:vAlign w:val="center"/>
          </w:tcPr>
          <w:p w14:paraId="175A9ECE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  <w:r w:rsidRPr="00597284">
              <w:rPr>
                <w:rFonts w:ascii="Arial" w:hAnsi="Arial" w:cs="Arial"/>
                <w:color w:val="FF0000"/>
              </w:rPr>
              <w:t>103</w:t>
            </w:r>
          </w:p>
        </w:tc>
        <w:tc>
          <w:tcPr>
            <w:tcW w:w="1266" w:type="dxa"/>
            <w:vAlign w:val="center"/>
          </w:tcPr>
          <w:p w14:paraId="0A8B0EDE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  <w:r w:rsidRPr="00597284">
              <w:rPr>
                <w:rFonts w:ascii="Arial" w:hAnsi="Arial" w:cs="Arial"/>
                <w:color w:val="FF0000"/>
              </w:rPr>
              <w:t>0,2%</w:t>
            </w:r>
          </w:p>
        </w:tc>
        <w:tc>
          <w:tcPr>
            <w:tcW w:w="584" w:type="dxa"/>
            <w:vAlign w:val="center"/>
          </w:tcPr>
          <w:p w14:paraId="13C61FCF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</w:p>
        </w:tc>
        <w:tc>
          <w:tcPr>
            <w:tcW w:w="962" w:type="dxa"/>
            <w:vAlign w:val="center"/>
          </w:tcPr>
          <w:p w14:paraId="32BF14C7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  <w:r w:rsidRPr="00597284">
              <w:rPr>
                <w:rFonts w:ascii="Arial" w:hAnsi="Arial" w:cs="Arial"/>
                <w:color w:val="FF0000"/>
              </w:rPr>
              <w:t>6</w:t>
            </w:r>
          </w:p>
        </w:tc>
        <w:tc>
          <w:tcPr>
            <w:tcW w:w="1144" w:type="dxa"/>
            <w:vAlign w:val="center"/>
          </w:tcPr>
          <w:p w14:paraId="678CE231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  <w:r w:rsidRPr="00597284">
              <w:rPr>
                <w:rFonts w:ascii="Arial" w:hAnsi="Arial" w:cs="Arial"/>
                <w:color w:val="FF0000"/>
              </w:rPr>
              <w:t>7,0%</w:t>
            </w:r>
          </w:p>
        </w:tc>
      </w:tr>
      <w:tr w:rsidR="00597284" w:rsidRPr="00597284" w14:paraId="5EA06348" w14:textId="77777777" w:rsidTr="005A4E8B">
        <w:trPr>
          <w:jc w:val="center"/>
        </w:trPr>
        <w:tc>
          <w:tcPr>
            <w:tcW w:w="1378" w:type="dxa"/>
            <w:vAlign w:val="center"/>
          </w:tcPr>
          <w:p w14:paraId="64FB41E7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  <w:r w:rsidRPr="00597284">
              <w:rPr>
                <w:rFonts w:ascii="Arial" w:hAnsi="Arial" w:cs="Arial"/>
                <w:color w:val="FF0000"/>
              </w:rPr>
              <w:t>28.800</w:t>
            </w:r>
          </w:p>
        </w:tc>
        <w:tc>
          <w:tcPr>
            <w:tcW w:w="962" w:type="dxa"/>
            <w:vAlign w:val="center"/>
          </w:tcPr>
          <w:p w14:paraId="161C368D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  <w:r w:rsidRPr="00597284">
              <w:rPr>
                <w:rFonts w:ascii="Arial" w:hAnsi="Arial" w:cs="Arial"/>
                <w:color w:val="FF0000"/>
              </w:rPr>
              <w:t>68</w:t>
            </w:r>
          </w:p>
        </w:tc>
        <w:tc>
          <w:tcPr>
            <w:tcW w:w="1266" w:type="dxa"/>
            <w:vAlign w:val="center"/>
          </w:tcPr>
          <w:p w14:paraId="53658DD2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  <w:r w:rsidRPr="00597284">
              <w:rPr>
                <w:rFonts w:ascii="Arial" w:hAnsi="Arial" w:cs="Arial"/>
                <w:color w:val="FF0000"/>
              </w:rPr>
              <w:t>0,6%</w:t>
            </w:r>
          </w:p>
        </w:tc>
        <w:tc>
          <w:tcPr>
            <w:tcW w:w="584" w:type="dxa"/>
            <w:vAlign w:val="center"/>
          </w:tcPr>
          <w:p w14:paraId="79FE9FE1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</w:p>
        </w:tc>
        <w:tc>
          <w:tcPr>
            <w:tcW w:w="962" w:type="dxa"/>
            <w:vAlign w:val="center"/>
          </w:tcPr>
          <w:p w14:paraId="38487ED6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  <w:r w:rsidRPr="00597284">
              <w:rPr>
                <w:rFonts w:ascii="Arial" w:hAnsi="Arial" w:cs="Arial"/>
                <w:color w:val="FF0000"/>
              </w:rPr>
              <w:t>3</w:t>
            </w:r>
          </w:p>
        </w:tc>
        <w:tc>
          <w:tcPr>
            <w:tcW w:w="1144" w:type="dxa"/>
            <w:vAlign w:val="center"/>
          </w:tcPr>
          <w:p w14:paraId="5036BA92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  <w:r w:rsidRPr="00597284">
              <w:rPr>
                <w:rFonts w:ascii="Arial" w:hAnsi="Arial" w:cs="Arial"/>
                <w:color w:val="FF0000"/>
              </w:rPr>
              <w:t>8,5%</w:t>
            </w:r>
          </w:p>
        </w:tc>
      </w:tr>
      <w:tr w:rsidR="00597284" w:rsidRPr="00597284" w14:paraId="399EE2DF" w14:textId="77777777" w:rsidTr="005A4E8B">
        <w:trPr>
          <w:jc w:val="center"/>
        </w:trPr>
        <w:tc>
          <w:tcPr>
            <w:tcW w:w="1378" w:type="dxa"/>
            <w:vAlign w:val="center"/>
          </w:tcPr>
          <w:p w14:paraId="4A0D9EBE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  <w:r w:rsidRPr="00597284">
              <w:rPr>
                <w:rFonts w:ascii="Arial" w:hAnsi="Arial" w:cs="Arial"/>
                <w:color w:val="FF0000"/>
              </w:rPr>
              <w:t>38.400</w:t>
            </w:r>
          </w:p>
        </w:tc>
        <w:tc>
          <w:tcPr>
            <w:tcW w:w="962" w:type="dxa"/>
            <w:vAlign w:val="center"/>
          </w:tcPr>
          <w:p w14:paraId="078FB3D9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  <w:r w:rsidRPr="00597284">
              <w:rPr>
                <w:rFonts w:ascii="Arial" w:hAnsi="Arial" w:cs="Arial"/>
                <w:color w:val="FF0000"/>
              </w:rPr>
              <w:t>51</w:t>
            </w:r>
          </w:p>
        </w:tc>
        <w:tc>
          <w:tcPr>
            <w:tcW w:w="1266" w:type="dxa"/>
            <w:vAlign w:val="center"/>
          </w:tcPr>
          <w:p w14:paraId="2EF330A0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  <w:r w:rsidRPr="00597284">
              <w:rPr>
                <w:rFonts w:ascii="Arial" w:hAnsi="Arial" w:cs="Arial"/>
                <w:color w:val="FF0000"/>
              </w:rPr>
              <w:t>0,2%</w:t>
            </w:r>
          </w:p>
        </w:tc>
        <w:tc>
          <w:tcPr>
            <w:tcW w:w="584" w:type="dxa"/>
            <w:vAlign w:val="center"/>
          </w:tcPr>
          <w:p w14:paraId="429D24B8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</w:p>
        </w:tc>
        <w:tc>
          <w:tcPr>
            <w:tcW w:w="962" w:type="dxa"/>
            <w:vAlign w:val="center"/>
          </w:tcPr>
          <w:p w14:paraId="21968255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  <w:r w:rsidRPr="00597284">
              <w:rPr>
                <w:rFonts w:ascii="Arial" w:hAnsi="Arial" w:cs="Arial"/>
                <w:color w:val="FF0000"/>
              </w:rPr>
              <w:t>2</w:t>
            </w:r>
          </w:p>
        </w:tc>
        <w:tc>
          <w:tcPr>
            <w:tcW w:w="1144" w:type="dxa"/>
            <w:vAlign w:val="center"/>
          </w:tcPr>
          <w:p w14:paraId="2612C867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  <w:r w:rsidRPr="00597284">
              <w:rPr>
                <w:rFonts w:ascii="Arial" w:hAnsi="Arial" w:cs="Arial"/>
                <w:color w:val="FF0000"/>
              </w:rPr>
              <w:t>8,5%</w:t>
            </w:r>
          </w:p>
        </w:tc>
      </w:tr>
      <w:tr w:rsidR="00597284" w:rsidRPr="00597284" w14:paraId="1960FD51" w14:textId="77777777" w:rsidTr="005A4E8B">
        <w:trPr>
          <w:jc w:val="center"/>
        </w:trPr>
        <w:tc>
          <w:tcPr>
            <w:tcW w:w="1378" w:type="dxa"/>
            <w:vAlign w:val="center"/>
          </w:tcPr>
          <w:p w14:paraId="441166D1" w14:textId="77777777" w:rsidR="003F44DC" w:rsidRPr="00597284" w:rsidRDefault="003F44D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  <w:r w:rsidRPr="00597284">
              <w:rPr>
                <w:rFonts w:ascii="Arial" w:hAnsi="Arial" w:cs="Arial"/>
                <w:color w:val="FF0000"/>
              </w:rPr>
              <w:t>57.600</w:t>
            </w:r>
          </w:p>
        </w:tc>
        <w:tc>
          <w:tcPr>
            <w:tcW w:w="962" w:type="dxa"/>
            <w:vAlign w:val="center"/>
          </w:tcPr>
          <w:p w14:paraId="6AA24500" w14:textId="77777777" w:rsidR="003F44DC" w:rsidRPr="00597284" w:rsidRDefault="003F44D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  <w:r w:rsidRPr="00597284">
              <w:rPr>
                <w:rFonts w:ascii="Arial" w:hAnsi="Arial" w:cs="Arial"/>
                <w:color w:val="FF0000"/>
              </w:rPr>
              <w:t>34</w:t>
            </w:r>
          </w:p>
        </w:tc>
        <w:tc>
          <w:tcPr>
            <w:tcW w:w="1266" w:type="dxa"/>
            <w:vAlign w:val="center"/>
          </w:tcPr>
          <w:p w14:paraId="6E3E1279" w14:textId="77777777" w:rsidR="003F44DC" w:rsidRPr="00597284" w:rsidRDefault="003F44D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  <w:r w:rsidRPr="00597284">
              <w:rPr>
                <w:rFonts w:ascii="Arial" w:hAnsi="Arial" w:cs="Arial"/>
                <w:color w:val="FF0000"/>
              </w:rPr>
              <w:t>0,8%</w:t>
            </w:r>
          </w:p>
        </w:tc>
        <w:tc>
          <w:tcPr>
            <w:tcW w:w="584" w:type="dxa"/>
            <w:vAlign w:val="center"/>
          </w:tcPr>
          <w:p w14:paraId="5E57A75D" w14:textId="77777777" w:rsidR="003F44DC" w:rsidRPr="00597284" w:rsidRDefault="003F44D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</w:p>
        </w:tc>
        <w:tc>
          <w:tcPr>
            <w:tcW w:w="962" w:type="dxa"/>
            <w:vAlign w:val="center"/>
          </w:tcPr>
          <w:p w14:paraId="63BC7AEB" w14:textId="77777777" w:rsidR="003F44DC" w:rsidRPr="00597284" w:rsidRDefault="003F44D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  <w:r w:rsidRPr="00597284">
              <w:rPr>
                <w:rFonts w:ascii="Arial" w:hAnsi="Arial" w:cs="Arial"/>
                <w:color w:val="FF0000"/>
              </w:rPr>
              <w:t>1</w:t>
            </w:r>
          </w:p>
        </w:tc>
        <w:tc>
          <w:tcPr>
            <w:tcW w:w="1144" w:type="dxa"/>
            <w:vAlign w:val="center"/>
          </w:tcPr>
          <w:p w14:paraId="50C464EF" w14:textId="77777777" w:rsidR="003F44DC" w:rsidRPr="00597284" w:rsidRDefault="003F44D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  <w:r w:rsidRPr="00597284">
              <w:rPr>
                <w:rFonts w:ascii="Arial" w:hAnsi="Arial" w:cs="Arial"/>
                <w:color w:val="FF0000"/>
              </w:rPr>
              <w:t>8,5%</w:t>
            </w:r>
          </w:p>
        </w:tc>
      </w:tr>
      <w:tr w:rsidR="00A138CC" w:rsidRPr="00597284" w14:paraId="26E422D7" w14:textId="77777777" w:rsidTr="005A4E8B">
        <w:trPr>
          <w:jc w:val="center"/>
        </w:trPr>
        <w:tc>
          <w:tcPr>
            <w:tcW w:w="1378" w:type="dxa"/>
            <w:vAlign w:val="center"/>
          </w:tcPr>
          <w:p w14:paraId="1F725B7B" w14:textId="418D9BD0" w:rsidR="00A138CC" w:rsidRPr="00597284" w:rsidRDefault="003F44D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  <w:r w:rsidRPr="00597284">
              <w:rPr>
                <w:rFonts w:ascii="Arial" w:hAnsi="Arial" w:cs="Arial"/>
                <w:color w:val="FF0000"/>
              </w:rPr>
              <w:t>11</w:t>
            </w:r>
            <w:r w:rsidR="00A138CC" w:rsidRPr="00597284">
              <w:rPr>
                <w:rFonts w:ascii="Arial" w:hAnsi="Arial" w:cs="Arial"/>
                <w:color w:val="FF0000"/>
              </w:rPr>
              <w:t>5.</w:t>
            </w:r>
            <w:r w:rsidRPr="00597284">
              <w:rPr>
                <w:rFonts w:ascii="Arial" w:hAnsi="Arial" w:cs="Arial"/>
                <w:color w:val="FF0000"/>
              </w:rPr>
              <w:t>2</w:t>
            </w:r>
            <w:r w:rsidR="00A138CC" w:rsidRPr="00597284">
              <w:rPr>
                <w:rFonts w:ascii="Arial" w:hAnsi="Arial" w:cs="Arial"/>
                <w:color w:val="FF0000"/>
              </w:rPr>
              <w:t>00</w:t>
            </w:r>
          </w:p>
        </w:tc>
        <w:tc>
          <w:tcPr>
            <w:tcW w:w="962" w:type="dxa"/>
            <w:vAlign w:val="center"/>
          </w:tcPr>
          <w:p w14:paraId="012C48B1" w14:textId="2069588B" w:rsidR="00A138CC" w:rsidRPr="00597284" w:rsidRDefault="003F44D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  <w:r w:rsidRPr="00597284">
              <w:rPr>
                <w:rFonts w:ascii="Arial" w:hAnsi="Arial" w:cs="Arial"/>
                <w:color w:val="FF0000"/>
              </w:rPr>
              <w:t>16</w:t>
            </w:r>
          </w:p>
        </w:tc>
        <w:tc>
          <w:tcPr>
            <w:tcW w:w="1266" w:type="dxa"/>
            <w:vAlign w:val="center"/>
          </w:tcPr>
          <w:p w14:paraId="1AED5AF6" w14:textId="345CE132" w:rsidR="00A138CC" w:rsidRPr="00597284" w:rsidRDefault="003F44D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  <w:r w:rsidRPr="00597284">
              <w:rPr>
                <w:rFonts w:ascii="Arial" w:hAnsi="Arial" w:cs="Arial"/>
                <w:color w:val="FF0000"/>
              </w:rPr>
              <w:t>2,1</w:t>
            </w:r>
            <w:r w:rsidR="00A138CC" w:rsidRPr="00597284">
              <w:rPr>
                <w:rFonts w:ascii="Arial" w:hAnsi="Arial" w:cs="Arial"/>
                <w:color w:val="FF0000"/>
              </w:rPr>
              <w:t>%</w:t>
            </w:r>
          </w:p>
        </w:tc>
        <w:tc>
          <w:tcPr>
            <w:tcW w:w="584" w:type="dxa"/>
            <w:vAlign w:val="center"/>
          </w:tcPr>
          <w:p w14:paraId="1EC74CBD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</w:p>
        </w:tc>
        <w:tc>
          <w:tcPr>
            <w:tcW w:w="962" w:type="dxa"/>
            <w:vAlign w:val="center"/>
          </w:tcPr>
          <w:p w14:paraId="5ED7A492" w14:textId="2BFA1625" w:rsidR="00A138CC" w:rsidRPr="00597284" w:rsidRDefault="003F44D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  <w:r w:rsidRPr="00597284">
              <w:rPr>
                <w:rFonts w:ascii="Arial" w:hAnsi="Arial" w:cs="Arial"/>
                <w:color w:val="FF0000"/>
              </w:rPr>
              <w:t>0</w:t>
            </w:r>
          </w:p>
        </w:tc>
        <w:tc>
          <w:tcPr>
            <w:tcW w:w="1144" w:type="dxa"/>
            <w:vAlign w:val="center"/>
          </w:tcPr>
          <w:p w14:paraId="11D15630" w14:textId="77777777" w:rsidR="00A138CC" w:rsidRPr="00597284" w:rsidRDefault="00A138CC" w:rsidP="005A4E8B">
            <w:pPr>
              <w:tabs>
                <w:tab w:val="left" w:pos="1112"/>
              </w:tabs>
              <w:spacing w:before="60" w:after="60"/>
              <w:jc w:val="center"/>
              <w:rPr>
                <w:rFonts w:ascii="Arial" w:hAnsi="Arial" w:cs="Arial"/>
                <w:color w:val="FF0000"/>
              </w:rPr>
            </w:pPr>
            <w:r w:rsidRPr="00597284">
              <w:rPr>
                <w:rFonts w:ascii="Arial" w:hAnsi="Arial" w:cs="Arial"/>
                <w:color w:val="FF0000"/>
              </w:rPr>
              <w:t>8,5%</w:t>
            </w:r>
          </w:p>
        </w:tc>
      </w:tr>
    </w:tbl>
    <w:p w14:paraId="62CA428C" w14:textId="0467D585" w:rsidR="00E3426A" w:rsidRPr="00597284" w:rsidRDefault="00E3426A" w:rsidP="0053125B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7E8E4097" w14:textId="77777777" w:rsidR="00F7100D" w:rsidRPr="00597284" w:rsidRDefault="00F7100D" w:rsidP="0053125B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448DEEAB" w14:textId="77777777" w:rsidR="0053125B" w:rsidRPr="00597284" w:rsidRDefault="0053125B" w:rsidP="0053125B">
      <w:pPr>
        <w:spacing w:after="120"/>
        <w:jc w:val="center"/>
        <w:rPr>
          <w:rFonts w:ascii="Arial" w:hAnsi="Arial" w:cs="Arial"/>
          <w:i/>
          <w:color w:val="FF0000"/>
        </w:rPr>
      </w:pPr>
      <w:r w:rsidRPr="00597284">
        <w:rPr>
          <w:rFonts w:ascii="Arial" w:hAnsi="Arial" w:cs="Arial"/>
          <w:i/>
          <w:color w:val="FF0000"/>
        </w:rPr>
        <w:t>Gabarito dos registradores de configuração da porta serial USART0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50"/>
        <w:gridCol w:w="1139"/>
        <w:gridCol w:w="1139"/>
        <w:gridCol w:w="1050"/>
        <w:gridCol w:w="1050"/>
        <w:gridCol w:w="1061"/>
        <w:gridCol w:w="1061"/>
        <w:gridCol w:w="1037"/>
        <w:gridCol w:w="1028"/>
      </w:tblGrid>
      <w:tr w:rsidR="00597284" w:rsidRPr="00597284" w14:paraId="598A159F" w14:textId="77777777" w:rsidTr="001C5766">
        <w:tc>
          <w:tcPr>
            <w:tcW w:w="1050" w:type="dxa"/>
            <w:vAlign w:val="center"/>
          </w:tcPr>
          <w:p w14:paraId="1409DF54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139" w:type="dxa"/>
            <w:tcBorders>
              <w:bottom w:val="single" w:sz="4" w:space="0" w:color="auto"/>
            </w:tcBorders>
            <w:vAlign w:val="center"/>
          </w:tcPr>
          <w:p w14:paraId="59C95EC0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7</w:t>
            </w:r>
          </w:p>
        </w:tc>
        <w:tc>
          <w:tcPr>
            <w:tcW w:w="1139" w:type="dxa"/>
            <w:tcBorders>
              <w:bottom w:val="single" w:sz="4" w:space="0" w:color="auto"/>
            </w:tcBorders>
            <w:vAlign w:val="center"/>
          </w:tcPr>
          <w:p w14:paraId="1D44BF4C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6</w:t>
            </w:r>
          </w:p>
        </w:tc>
        <w:tc>
          <w:tcPr>
            <w:tcW w:w="1050" w:type="dxa"/>
            <w:tcBorders>
              <w:bottom w:val="single" w:sz="4" w:space="0" w:color="auto"/>
            </w:tcBorders>
            <w:vAlign w:val="center"/>
          </w:tcPr>
          <w:p w14:paraId="716B8E63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5</w:t>
            </w:r>
          </w:p>
        </w:tc>
        <w:tc>
          <w:tcPr>
            <w:tcW w:w="1050" w:type="dxa"/>
            <w:tcBorders>
              <w:bottom w:val="single" w:sz="4" w:space="0" w:color="auto"/>
            </w:tcBorders>
            <w:vAlign w:val="center"/>
          </w:tcPr>
          <w:p w14:paraId="46426C9E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4</w:t>
            </w:r>
          </w:p>
        </w:tc>
        <w:tc>
          <w:tcPr>
            <w:tcW w:w="1061" w:type="dxa"/>
            <w:tcBorders>
              <w:bottom w:val="single" w:sz="4" w:space="0" w:color="auto"/>
            </w:tcBorders>
            <w:vAlign w:val="center"/>
          </w:tcPr>
          <w:p w14:paraId="7D4DBE97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3</w:t>
            </w:r>
          </w:p>
        </w:tc>
        <w:tc>
          <w:tcPr>
            <w:tcW w:w="1061" w:type="dxa"/>
            <w:tcBorders>
              <w:bottom w:val="single" w:sz="4" w:space="0" w:color="auto"/>
            </w:tcBorders>
            <w:vAlign w:val="center"/>
          </w:tcPr>
          <w:p w14:paraId="2A9594DA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2</w:t>
            </w:r>
          </w:p>
        </w:tc>
        <w:tc>
          <w:tcPr>
            <w:tcW w:w="1037" w:type="dxa"/>
            <w:tcBorders>
              <w:bottom w:val="single" w:sz="4" w:space="0" w:color="auto"/>
            </w:tcBorders>
            <w:vAlign w:val="center"/>
          </w:tcPr>
          <w:p w14:paraId="477C3B8C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1028" w:type="dxa"/>
            <w:tcBorders>
              <w:bottom w:val="single" w:sz="4" w:space="0" w:color="auto"/>
            </w:tcBorders>
            <w:vAlign w:val="center"/>
          </w:tcPr>
          <w:p w14:paraId="04054739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</w:tr>
      <w:tr w:rsidR="00597284" w:rsidRPr="00597284" w14:paraId="152C6323" w14:textId="77777777" w:rsidTr="001C5766">
        <w:tc>
          <w:tcPr>
            <w:tcW w:w="1050" w:type="dxa"/>
            <w:vMerge w:val="restart"/>
            <w:vAlign w:val="center"/>
          </w:tcPr>
          <w:p w14:paraId="216C4C48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UCSR0A</w:t>
            </w:r>
          </w:p>
        </w:tc>
        <w:tc>
          <w:tcPr>
            <w:tcW w:w="1139" w:type="dxa"/>
            <w:shd w:val="clear" w:color="auto" w:fill="D9D9D9" w:themeFill="background1" w:themeFillShade="D9"/>
            <w:vAlign w:val="center"/>
          </w:tcPr>
          <w:p w14:paraId="52B71FA0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RXC</w:t>
            </w: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</w:t>
            </w:r>
          </w:p>
        </w:tc>
        <w:tc>
          <w:tcPr>
            <w:tcW w:w="1139" w:type="dxa"/>
            <w:shd w:val="clear" w:color="auto" w:fill="D9D9D9" w:themeFill="background1" w:themeFillShade="D9"/>
            <w:vAlign w:val="center"/>
          </w:tcPr>
          <w:p w14:paraId="5645232D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TXC</w:t>
            </w: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35635E53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UDRE</w:t>
            </w: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40265BFC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FE</w:t>
            </w: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1AA3B77A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DOR</w:t>
            </w: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15C29080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UPE</w:t>
            </w: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</w:t>
            </w:r>
          </w:p>
        </w:tc>
        <w:tc>
          <w:tcPr>
            <w:tcW w:w="1037" w:type="dxa"/>
            <w:shd w:val="clear" w:color="auto" w:fill="D9D9D9" w:themeFill="background1" w:themeFillShade="D9"/>
            <w:vAlign w:val="center"/>
          </w:tcPr>
          <w:p w14:paraId="642E356C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U2X</w:t>
            </w: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</w:t>
            </w:r>
          </w:p>
        </w:tc>
        <w:tc>
          <w:tcPr>
            <w:tcW w:w="1028" w:type="dxa"/>
            <w:shd w:val="clear" w:color="auto" w:fill="D9D9D9" w:themeFill="background1" w:themeFillShade="D9"/>
            <w:vAlign w:val="center"/>
          </w:tcPr>
          <w:p w14:paraId="5BC44F8B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MPCM</w:t>
            </w: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</w:t>
            </w:r>
          </w:p>
        </w:tc>
      </w:tr>
      <w:tr w:rsidR="00597284" w:rsidRPr="00597284" w14:paraId="54C8DE0E" w14:textId="77777777" w:rsidTr="001C5766">
        <w:tc>
          <w:tcPr>
            <w:tcW w:w="1050" w:type="dxa"/>
            <w:vMerge/>
            <w:vAlign w:val="center"/>
          </w:tcPr>
          <w:p w14:paraId="62E3EECF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139" w:type="dxa"/>
            <w:tcBorders>
              <w:bottom w:val="single" w:sz="4" w:space="0" w:color="auto"/>
            </w:tcBorders>
            <w:vAlign w:val="center"/>
          </w:tcPr>
          <w:p w14:paraId="5D4D64C6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139" w:type="dxa"/>
            <w:tcBorders>
              <w:bottom w:val="single" w:sz="4" w:space="0" w:color="auto"/>
            </w:tcBorders>
            <w:vAlign w:val="center"/>
          </w:tcPr>
          <w:p w14:paraId="7D1FD725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50" w:type="dxa"/>
            <w:tcBorders>
              <w:bottom w:val="single" w:sz="4" w:space="0" w:color="auto"/>
            </w:tcBorders>
            <w:vAlign w:val="center"/>
          </w:tcPr>
          <w:p w14:paraId="498D90C4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50" w:type="dxa"/>
            <w:tcBorders>
              <w:bottom w:val="single" w:sz="4" w:space="0" w:color="auto"/>
            </w:tcBorders>
            <w:vAlign w:val="center"/>
          </w:tcPr>
          <w:p w14:paraId="56F77F73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61" w:type="dxa"/>
            <w:tcBorders>
              <w:bottom w:val="single" w:sz="4" w:space="0" w:color="auto"/>
            </w:tcBorders>
            <w:vAlign w:val="center"/>
          </w:tcPr>
          <w:p w14:paraId="6FE14D38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61" w:type="dxa"/>
            <w:tcBorders>
              <w:bottom w:val="single" w:sz="4" w:space="0" w:color="auto"/>
            </w:tcBorders>
            <w:vAlign w:val="center"/>
          </w:tcPr>
          <w:p w14:paraId="315C5382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37" w:type="dxa"/>
            <w:tcBorders>
              <w:bottom w:val="single" w:sz="4" w:space="0" w:color="auto"/>
            </w:tcBorders>
            <w:vAlign w:val="center"/>
          </w:tcPr>
          <w:p w14:paraId="3DFC66F0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1028" w:type="dxa"/>
            <w:tcBorders>
              <w:bottom w:val="single" w:sz="4" w:space="0" w:color="auto"/>
            </w:tcBorders>
            <w:vAlign w:val="center"/>
          </w:tcPr>
          <w:p w14:paraId="1705CE52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</w:tr>
      <w:tr w:rsidR="00597284" w:rsidRPr="00597284" w14:paraId="6019DED0" w14:textId="77777777" w:rsidTr="001C5766">
        <w:tc>
          <w:tcPr>
            <w:tcW w:w="1050" w:type="dxa"/>
            <w:vMerge w:val="restart"/>
            <w:vAlign w:val="center"/>
          </w:tcPr>
          <w:p w14:paraId="38FB96C1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UCSR0B</w:t>
            </w:r>
          </w:p>
        </w:tc>
        <w:tc>
          <w:tcPr>
            <w:tcW w:w="1139" w:type="dxa"/>
            <w:shd w:val="clear" w:color="auto" w:fill="D9D9D9" w:themeFill="background1" w:themeFillShade="D9"/>
            <w:vAlign w:val="center"/>
          </w:tcPr>
          <w:p w14:paraId="26D33186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RXCIE</w:t>
            </w: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</w:t>
            </w:r>
          </w:p>
        </w:tc>
        <w:tc>
          <w:tcPr>
            <w:tcW w:w="1139" w:type="dxa"/>
            <w:shd w:val="clear" w:color="auto" w:fill="D9D9D9" w:themeFill="background1" w:themeFillShade="D9"/>
            <w:vAlign w:val="center"/>
          </w:tcPr>
          <w:p w14:paraId="0F1F9921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TXCIE</w:t>
            </w: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4A424A59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UDRIE</w:t>
            </w: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6C2B1D7C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RXEN</w:t>
            </w: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4D170021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TXEN</w:t>
            </w: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066CC2FD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UCSZ</w:t>
            </w: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</w:t>
            </w: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2</w:t>
            </w:r>
          </w:p>
        </w:tc>
        <w:tc>
          <w:tcPr>
            <w:tcW w:w="1037" w:type="dxa"/>
            <w:shd w:val="clear" w:color="auto" w:fill="D9D9D9" w:themeFill="background1" w:themeFillShade="D9"/>
            <w:vAlign w:val="center"/>
          </w:tcPr>
          <w:p w14:paraId="158124F3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RXB8</w:t>
            </w: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</w:t>
            </w:r>
          </w:p>
        </w:tc>
        <w:tc>
          <w:tcPr>
            <w:tcW w:w="1028" w:type="dxa"/>
            <w:shd w:val="clear" w:color="auto" w:fill="D9D9D9" w:themeFill="background1" w:themeFillShade="D9"/>
            <w:vAlign w:val="center"/>
          </w:tcPr>
          <w:p w14:paraId="16734B3B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TXB8</w:t>
            </w: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</w:t>
            </w:r>
          </w:p>
        </w:tc>
      </w:tr>
      <w:tr w:rsidR="00597284" w:rsidRPr="00597284" w14:paraId="6C2D471D" w14:textId="77777777" w:rsidTr="001C5766">
        <w:tc>
          <w:tcPr>
            <w:tcW w:w="1050" w:type="dxa"/>
            <w:vMerge/>
            <w:vAlign w:val="center"/>
          </w:tcPr>
          <w:p w14:paraId="5B85BD3C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139" w:type="dxa"/>
            <w:tcBorders>
              <w:bottom w:val="single" w:sz="4" w:space="0" w:color="auto"/>
            </w:tcBorders>
            <w:vAlign w:val="center"/>
          </w:tcPr>
          <w:p w14:paraId="34B98150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139" w:type="dxa"/>
            <w:tcBorders>
              <w:bottom w:val="single" w:sz="4" w:space="0" w:color="auto"/>
            </w:tcBorders>
            <w:vAlign w:val="center"/>
          </w:tcPr>
          <w:p w14:paraId="4BA29DB9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1050" w:type="dxa"/>
            <w:tcBorders>
              <w:bottom w:val="single" w:sz="4" w:space="0" w:color="auto"/>
            </w:tcBorders>
            <w:vAlign w:val="center"/>
          </w:tcPr>
          <w:p w14:paraId="38899CDF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50" w:type="dxa"/>
            <w:tcBorders>
              <w:bottom w:val="single" w:sz="4" w:space="0" w:color="auto"/>
            </w:tcBorders>
            <w:vAlign w:val="center"/>
          </w:tcPr>
          <w:p w14:paraId="1253E89D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1061" w:type="dxa"/>
            <w:tcBorders>
              <w:bottom w:val="single" w:sz="4" w:space="0" w:color="auto"/>
            </w:tcBorders>
            <w:vAlign w:val="center"/>
          </w:tcPr>
          <w:p w14:paraId="380F7B18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1061" w:type="dxa"/>
            <w:tcBorders>
              <w:bottom w:val="single" w:sz="4" w:space="0" w:color="auto"/>
            </w:tcBorders>
            <w:vAlign w:val="center"/>
          </w:tcPr>
          <w:p w14:paraId="44F21A11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37" w:type="dxa"/>
            <w:tcBorders>
              <w:bottom w:val="single" w:sz="4" w:space="0" w:color="auto"/>
            </w:tcBorders>
            <w:vAlign w:val="center"/>
          </w:tcPr>
          <w:p w14:paraId="16DEC98E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28" w:type="dxa"/>
            <w:tcBorders>
              <w:bottom w:val="single" w:sz="4" w:space="0" w:color="auto"/>
            </w:tcBorders>
            <w:vAlign w:val="center"/>
          </w:tcPr>
          <w:p w14:paraId="7BE71C15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</w:tr>
      <w:tr w:rsidR="00597284" w:rsidRPr="00597284" w14:paraId="14737B07" w14:textId="77777777" w:rsidTr="001C5766">
        <w:tc>
          <w:tcPr>
            <w:tcW w:w="1050" w:type="dxa"/>
            <w:vMerge w:val="restart"/>
            <w:vAlign w:val="center"/>
          </w:tcPr>
          <w:p w14:paraId="200E1C8C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UCSR0C</w:t>
            </w:r>
          </w:p>
        </w:tc>
        <w:tc>
          <w:tcPr>
            <w:tcW w:w="1139" w:type="dxa"/>
            <w:shd w:val="clear" w:color="auto" w:fill="D9D9D9" w:themeFill="background1" w:themeFillShade="D9"/>
            <w:vAlign w:val="center"/>
          </w:tcPr>
          <w:p w14:paraId="5869E7D2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UMSEL</w:t>
            </w: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</w:t>
            </w: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1139" w:type="dxa"/>
            <w:shd w:val="clear" w:color="auto" w:fill="D9D9D9" w:themeFill="background1" w:themeFillShade="D9"/>
            <w:vAlign w:val="center"/>
          </w:tcPr>
          <w:p w14:paraId="71EF4FA2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UMSEL</w:t>
            </w: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</w:t>
            </w: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04CEECB8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UPM</w:t>
            </w: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</w:t>
            </w: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115C13DB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UPM</w:t>
            </w: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</w:t>
            </w: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14727734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USBS</w:t>
            </w: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0653B3AD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UCSZ</w:t>
            </w: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</w:t>
            </w: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1037" w:type="dxa"/>
            <w:shd w:val="clear" w:color="auto" w:fill="D9D9D9" w:themeFill="background1" w:themeFillShade="D9"/>
            <w:vAlign w:val="center"/>
          </w:tcPr>
          <w:p w14:paraId="5420A6A6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UCSZ</w:t>
            </w: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</w:t>
            </w: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28" w:type="dxa"/>
            <w:shd w:val="clear" w:color="auto" w:fill="D9D9D9" w:themeFill="background1" w:themeFillShade="D9"/>
            <w:vAlign w:val="center"/>
          </w:tcPr>
          <w:p w14:paraId="03A60DFE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UCPOL</w:t>
            </w: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</w:t>
            </w:r>
          </w:p>
        </w:tc>
      </w:tr>
      <w:tr w:rsidR="00597284" w:rsidRPr="00597284" w14:paraId="2BCEB672" w14:textId="77777777" w:rsidTr="001C5766">
        <w:tc>
          <w:tcPr>
            <w:tcW w:w="1050" w:type="dxa"/>
            <w:vMerge/>
            <w:vAlign w:val="center"/>
          </w:tcPr>
          <w:p w14:paraId="2D438666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139" w:type="dxa"/>
            <w:tcBorders>
              <w:bottom w:val="single" w:sz="4" w:space="0" w:color="auto"/>
            </w:tcBorders>
            <w:vAlign w:val="center"/>
          </w:tcPr>
          <w:p w14:paraId="1287BC24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139" w:type="dxa"/>
            <w:tcBorders>
              <w:bottom w:val="single" w:sz="4" w:space="0" w:color="auto"/>
            </w:tcBorders>
            <w:vAlign w:val="center"/>
          </w:tcPr>
          <w:p w14:paraId="7C4976AF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50" w:type="dxa"/>
            <w:tcBorders>
              <w:bottom w:val="single" w:sz="4" w:space="0" w:color="auto"/>
            </w:tcBorders>
            <w:vAlign w:val="center"/>
          </w:tcPr>
          <w:p w14:paraId="295B0DF6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50" w:type="dxa"/>
            <w:tcBorders>
              <w:bottom w:val="single" w:sz="4" w:space="0" w:color="auto"/>
            </w:tcBorders>
            <w:vAlign w:val="center"/>
          </w:tcPr>
          <w:p w14:paraId="25336FE9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61" w:type="dxa"/>
            <w:tcBorders>
              <w:bottom w:val="single" w:sz="4" w:space="0" w:color="auto"/>
            </w:tcBorders>
            <w:vAlign w:val="center"/>
          </w:tcPr>
          <w:p w14:paraId="4158F371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  <w:u w:val="single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  <w:u w:val="single"/>
              </w:rPr>
              <w:t>0</w:t>
            </w:r>
          </w:p>
        </w:tc>
        <w:tc>
          <w:tcPr>
            <w:tcW w:w="1061" w:type="dxa"/>
            <w:tcBorders>
              <w:bottom w:val="single" w:sz="4" w:space="0" w:color="auto"/>
            </w:tcBorders>
            <w:vAlign w:val="center"/>
          </w:tcPr>
          <w:p w14:paraId="0C801FEE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1037" w:type="dxa"/>
            <w:tcBorders>
              <w:bottom w:val="single" w:sz="4" w:space="0" w:color="auto"/>
            </w:tcBorders>
            <w:vAlign w:val="center"/>
          </w:tcPr>
          <w:p w14:paraId="2A5593D3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1028" w:type="dxa"/>
            <w:tcBorders>
              <w:bottom w:val="single" w:sz="4" w:space="0" w:color="auto"/>
            </w:tcBorders>
            <w:vAlign w:val="center"/>
          </w:tcPr>
          <w:p w14:paraId="3014DF7E" w14:textId="77777777" w:rsidR="0053125B" w:rsidRPr="00597284" w:rsidRDefault="0053125B" w:rsidP="001C576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</w:tr>
    </w:tbl>
    <w:p w14:paraId="343A0CCE" w14:textId="223908FA" w:rsidR="0053125B" w:rsidRPr="00597284" w:rsidRDefault="0053125B" w:rsidP="0053125B">
      <w:pPr>
        <w:tabs>
          <w:tab w:val="left" w:pos="1112"/>
        </w:tabs>
        <w:spacing w:before="60" w:after="60"/>
        <w:jc w:val="both"/>
        <w:rPr>
          <w:rFonts w:ascii="Arial" w:hAnsi="Arial" w:cs="Arial"/>
          <w:color w:val="FF0000"/>
        </w:rPr>
      </w:pPr>
      <w:r w:rsidRPr="00597284">
        <w:rPr>
          <w:rFonts w:ascii="Arial" w:hAnsi="Arial" w:cs="Arial"/>
          <w:color w:val="FF0000"/>
        </w:rPr>
        <w:tab/>
      </w:r>
    </w:p>
    <w:p w14:paraId="247A3571" w14:textId="77777777" w:rsidR="00A138CC" w:rsidRPr="00597284" w:rsidRDefault="00A138CC" w:rsidP="00A138CC">
      <w:pPr>
        <w:spacing w:after="0"/>
        <w:jc w:val="center"/>
        <w:rPr>
          <w:rFonts w:ascii="Courier New" w:hAnsi="Courier New" w:cs="Courier New"/>
          <w:b/>
          <w:bCs/>
          <w:color w:val="FF0000"/>
        </w:rPr>
      </w:pPr>
      <w:r w:rsidRPr="00597284">
        <w:rPr>
          <w:rFonts w:ascii="Courier New" w:hAnsi="Courier New" w:cs="Courier New"/>
          <w:b/>
          <w:bCs/>
          <w:noProof/>
          <w:color w:val="FF0000"/>
        </w:rPr>
        <w:drawing>
          <wp:inline distT="0" distB="0" distL="0" distR="0" wp14:anchorId="44C5EF8A" wp14:editId="788363F6">
            <wp:extent cx="3412800" cy="10512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800" cy="105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60EF36" w14:textId="77777777" w:rsidR="00A138CC" w:rsidRPr="00597284" w:rsidRDefault="00A138CC" w:rsidP="00A138CC">
      <w:pPr>
        <w:spacing w:after="0"/>
        <w:rPr>
          <w:rFonts w:ascii="Courier New" w:hAnsi="Courier New" w:cs="Courier New"/>
          <w:b/>
          <w:bCs/>
          <w:color w:val="FF0000"/>
        </w:rPr>
      </w:pPr>
    </w:p>
    <w:p w14:paraId="134246B4" w14:textId="77777777" w:rsidR="00A138CC" w:rsidRPr="00597284" w:rsidRDefault="00A138CC" w:rsidP="0053125B">
      <w:pPr>
        <w:spacing w:after="0"/>
        <w:jc w:val="both"/>
        <w:rPr>
          <w:rFonts w:ascii="Arial" w:hAnsi="Arial" w:cs="Arial"/>
          <w:color w:val="FF0000"/>
        </w:rPr>
      </w:pPr>
    </w:p>
    <w:p w14:paraId="2C604716" w14:textId="27B6493D" w:rsidR="0053125B" w:rsidRPr="00597284" w:rsidRDefault="0053125B" w:rsidP="0053125B">
      <w:pPr>
        <w:spacing w:after="0"/>
        <w:jc w:val="both"/>
        <w:rPr>
          <w:rFonts w:ascii="Arial" w:hAnsi="Arial" w:cs="Arial"/>
          <w:color w:val="FF0000"/>
        </w:rPr>
      </w:pPr>
      <w:r w:rsidRPr="00597284">
        <w:rPr>
          <w:rFonts w:ascii="Arial" w:hAnsi="Arial" w:cs="Arial"/>
          <w:color w:val="FF0000"/>
        </w:rPr>
        <w:t>Fila circular para recepção</w:t>
      </w:r>
    </w:p>
    <w:p w14:paraId="0493EB97" w14:textId="77777777" w:rsidR="0053125B" w:rsidRPr="00597284" w:rsidRDefault="0053125B" w:rsidP="0053125B">
      <w:pPr>
        <w:spacing w:after="0"/>
        <w:jc w:val="both"/>
        <w:rPr>
          <w:rFonts w:ascii="Arial" w:hAnsi="Arial" w:cs="Arial"/>
          <w:color w:val="FF0000"/>
        </w:rPr>
      </w:pPr>
    </w:p>
    <w:p w14:paraId="39C1B61B" w14:textId="77777777" w:rsidR="0053125B" w:rsidRPr="00597284" w:rsidRDefault="0053125B" w:rsidP="0053125B">
      <w:pPr>
        <w:spacing w:after="0"/>
        <w:jc w:val="both"/>
        <w:rPr>
          <w:rFonts w:ascii="Arial" w:hAnsi="Arial" w:cs="Arial"/>
          <w:color w:val="FF0000"/>
        </w:rPr>
      </w:pPr>
      <w:r w:rsidRPr="00597284">
        <w:rPr>
          <w:rFonts w:ascii="Arial" w:hAnsi="Arial" w:cs="Arial"/>
          <w:color w:val="FF0000"/>
        </w:rPr>
        <w:t>Fila TX</w:t>
      </w:r>
    </w:p>
    <w:p w14:paraId="5773F0C4" w14:textId="15189312" w:rsidR="0053125B" w:rsidRPr="00597284" w:rsidRDefault="0053125B" w:rsidP="0053125B">
      <w:pPr>
        <w:spacing w:after="0"/>
        <w:rPr>
          <w:rFonts w:ascii="Arial" w:hAnsi="Arial" w:cs="Arial"/>
          <w:color w:val="FF0000"/>
        </w:rPr>
      </w:pPr>
      <w:r w:rsidRPr="00597284">
        <w:rPr>
          <w:rFonts w:ascii="Arial" w:hAnsi="Arial" w:cs="Arial"/>
          <w:color w:val="FF0000"/>
        </w:rPr>
        <w:t>volatile char ser</w:t>
      </w:r>
      <w:r w:rsidR="005A4E8B" w:rsidRPr="00597284">
        <w:rPr>
          <w:rFonts w:ascii="Arial" w:hAnsi="Arial" w:cs="Arial"/>
          <w:color w:val="FF0000"/>
        </w:rPr>
        <w:t>i</w:t>
      </w:r>
      <w:r w:rsidRPr="00597284">
        <w:rPr>
          <w:rFonts w:ascii="Arial" w:hAnsi="Arial" w:cs="Arial"/>
          <w:color w:val="FF0000"/>
        </w:rPr>
        <w:t>_fila [SER</w:t>
      </w:r>
      <w:r w:rsidR="005A4E8B" w:rsidRPr="00597284">
        <w:rPr>
          <w:rFonts w:ascii="Arial" w:hAnsi="Arial" w:cs="Arial"/>
          <w:color w:val="FF0000"/>
        </w:rPr>
        <w:t>I</w:t>
      </w:r>
      <w:r w:rsidRPr="00597284">
        <w:rPr>
          <w:rFonts w:ascii="Arial" w:hAnsi="Arial" w:cs="Arial"/>
          <w:color w:val="FF0000"/>
        </w:rPr>
        <w:t xml:space="preserve">_FILA_TAM]; </w:t>
      </w:r>
      <w:r w:rsidRPr="00597284">
        <w:rPr>
          <w:rFonts w:ascii="Arial" w:hAnsi="Arial" w:cs="Arial"/>
          <w:color w:val="FF0000"/>
        </w:rPr>
        <w:tab/>
        <w:t>//Espaço para a fila serial</w:t>
      </w:r>
      <w:r w:rsidR="005A4E8B" w:rsidRPr="00597284">
        <w:rPr>
          <w:rFonts w:ascii="Arial" w:hAnsi="Arial" w:cs="Arial"/>
          <w:color w:val="FF0000"/>
        </w:rPr>
        <w:t xml:space="preserve"> de recepção</w:t>
      </w:r>
    </w:p>
    <w:p w14:paraId="15E86992" w14:textId="5CFBF80F" w:rsidR="0053125B" w:rsidRPr="00597284" w:rsidRDefault="0053125B" w:rsidP="0053125B">
      <w:pPr>
        <w:spacing w:after="0"/>
        <w:rPr>
          <w:rFonts w:ascii="Arial" w:hAnsi="Arial" w:cs="Arial"/>
          <w:color w:val="FF0000"/>
        </w:rPr>
      </w:pPr>
      <w:r w:rsidRPr="00597284">
        <w:rPr>
          <w:rFonts w:ascii="Arial" w:hAnsi="Arial" w:cs="Arial"/>
          <w:color w:val="FF0000"/>
        </w:rPr>
        <w:t>volatile byte ser</w:t>
      </w:r>
      <w:r w:rsidR="005A4E8B" w:rsidRPr="00597284">
        <w:rPr>
          <w:rFonts w:ascii="Arial" w:hAnsi="Arial" w:cs="Arial"/>
          <w:color w:val="FF0000"/>
        </w:rPr>
        <w:t>i</w:t>
      </w:r>
      <w:r w:rsidRPr="00597284">
        <w:rPr>
          <w:rFonts w:ascii="Arial" w:hAnsi="Arial" w:cs="Arial"/>
          <w:color w:val="FF0000"/>
        </w:rPr>
        <w:t>_pin, ser</w:t>
      </w:r>
      <w:r w:rsidR="005A4E8B" w:rsidRPr="00597284">
        <w:rPr>
          <w:rFonts w:ascii="Arial" w:hAnsi="Arial" w:cs="Arial"/>
          <w:color w:val="FF0000"/>
        </w:rPr>
        <w:t>i</w:t>
      </w:r>
      <w:r w:rsidRPr="00597284">
        <w:rPr>
          <w:rFonts w:ascii="Arial" w:hAnsi="Arial" w:cs="Arial"/>
          <w:color w:val="FF0000"/>
        </w:rPr>
        <w:t xml:space="preserve">_pout;      </w:t>
      </w:r>
      <w:r w:rsidRPr="00597284">
        <w:rPr>
          <w:rFonts w:ascii="Arial" w:hAnsi="Arial" w:cs="Arial"/>
          <w:color w:val="FF0000"/>
        </w:rPr>
        <w:tab/>
      </w:r>
      <w:r w:rsidRPr="00597284">
        <w:rPr>
          <w:rFonts w:ascii="Arial" w:hAnsi="Arial" w:cs="Arial"/>
          <w:color w:val="FF0000"/>
        </w:rPr>
        <w:tab/>
        <w:t>//Ponteiros para usar a fila</w:t>
      </w:r>
    </w:p>
    <w:p w14:paraId="49683EDA" w14:textId="160F9B6D" w:rsidR="00500680" w:rsidRPr="00597284" w:rsidRDefault="00500680" w:rsidP="0053125B">
      <w:pPr>
        <w:spacing w:after="0"/>
        <w:rPr>
          <w:rFonts w:ascii="Arial" w:hAnsi="Arial" w:cs="Arial"/>
          <w:color w:val="FF0000"/>
        </w:rPr>
      </w:pPr>
      <w:r w:rsidRPr="00597284">
        <w:rPr>
          <w:rFonts w:ascii="Arial" w:hAnsi="Arial" w:cs="Arial"/>
          <w:color w:val="FF0000"/>
        </w:rPr>
        <w:t xml:space="preserve">Fila Vazia </w:t>
      </w:r>
      <w:r w:rsidRPr="00597284">
        <w:rPr>
          <w:rFonts w:ascii="Arial" w:hAnsi="Arial" w:cs="Arial"/>
          <w:color w:val="FF0000"/>
        </w:rPr>
        <w:sym w:font="Wingdings" w:char="F0E0"/>
      </w:r>
      <w:r w:rsidRPr="00597284">
        <w:rPr>
          <w:rFonts w:ascii="Arial" w:hAnsi="Arial" w:cs="Arial"/>
          <w:color w:val="FF0000"/>
        </w:rPr>
        <w:t xml:space="preserve"> sero_pout+1 = seri_pin e</w:t>
      </w:r>
    </w:p>
    <w:p w14:paraId="1B887D84" w14:textId="68DEB408" w:rsidR="00500680" w:rsidRPr="00597284" w:rsidRDefault="00500680" w:rsidP="00500680">
      <w:pPr>
        <w:spacing w:after="0"/>
        <w:rPr>
          <w:rFonts w:ascii="Arial" w:hAnsi="Arial" w:cs="Arial"/>
          <w:color w:val="FF0000"/>
        </w:rPr>
      </w:pPr>
      <w:r w:rsidRPr="00597284">
        <w:rPr>
          <w:rFonts w:ascii="Arial" w:hAnsi="Arial" w:cs="Arial"/>
          <w:color w:val="FF0000"/>
        </w:rPr>
        <w:t xml:space="preserve">Fila Cheia </w:t>
      </w:r>
      <w:r w:rsidRPr="00597284">
        <w:rPr>
          <w:rFonts w:ascii="Arial" w:hAnsi="Arial" w:cs="Arial"/>
          <w:color w:val="FF0000"/>
        </w:rPr>
        <w:sym w:font="Wingdings" w:char="F0E0"/>
      </w:r>
      <w:r w:rsidRPr="00597284">
        <w:rPr>
          <w:rFonts w:ascii="Arial" w:hAnsi="Arial" w:cs="Arial"/>
          <w:color w:val="FF0000"/>
        </w:rPr>
        <w:t xml:space="preserve"> sero_pout = seri_pin e</w:t>
      </w:r>
    </w:p>
    <w:p w14:paraId="12A91574" w14:textId="7BA8C287" w:rsidR="005A4E8B" w:rsidRPr="00597284" w:rsidRDefault="005A4E8B" w:rsidP="0053125B">
      <w:pPr>
        <w:spacing w:after="0"/>
        <w:rPr>
          <w:rFonts w:ascii="Arial" w:hAnsi="Arial" w:cs="Arial"/>
          <w:color w:val="FF0000"/>
        </w:rPr>
      </w:pPr>
    </w:p>
    <w:p w14:paraId="143BA883" w14:textId="4FBC599E" w:rsidR="005A4E8B" w:rsidRPr="00597284" w:rsidRDefault="005A4E8B" w:rsidP="0053125B">
      <w:pPr>
        <w:spacing w:after="0"/>
        <w:rPr>
          <w:rFonts w:ascii="Arial" w:hAnsi="Arial" w:cs="Arial"/>
          <w:color w:val="FF0000"/>
        </w:rPr>
      </w:pPr>
    </w:p>
    <w:p w14:paraId="07C6ECCD" w14:textId="7577253F" w:rsidR="005A4E8B" w:rsidRPr="00597284" w:rsidRDefault="005A4E8B">
      <w:pPr>
        <w:rPr>
          <w:rFonts w:ascii="Arial" w:hAnsi="Arial" w:cs="Arial"/>
          <w:color w:val="FF0000"/>
        </w:rPr>
      </w:pPr>
      <w:r w:rsidRPr="00597284">
        <w:rPr>
          <w:rFonts w:ascii="Arial" w:hAnsi="Arial" w:cs="Arial"/>
          <w:color w:val="FF0000"/>
        </w:rPr>
        <w:br w:type="page"/>
      </w:r>
    </w:p>
    <w:p w14:paraId="6BB9E20C" w14:textId="15E6A3CB" w:rsidR="005A4E8B" w:rsidRPr="00597284" w:rsidRDefault="005A4E8B" w:rsidP="005A4E8B">
      <w:pPr>
        <w:spacing w:after="0"/>
        <w:jc w:val="center"/>
        <w:rPr>
          <w:b/>
          <w:bCs/>
          <w:color w:val="FF0000"/>
          <w:sz w:val="40"/>
          <w:szCs w:val="40"/>
        </w:rPr>
      </w:pPr>
      <w:r w:rsidRPr="00597284">
        <w:rPr>
          <w:b/>
          <w:bCs/>
          <w:color w:val="FF0000"/>
          <w:sz w:val="40"/>
          <w:szCs w:val="40"/>
        </w:rPr>
        <w:lastRenderedPageBreak/>
        <w:t>strings</w:t>
      </w:r>
    </w:p>
    <w:p w14:paraId="5521DC38" w14:textId="7BA7C2E7" w:rsidR="005A4E8B" w:rsidRPr="00597284" w:rsidRDefault="005A4E8B" w:rsidP="005A4E8B">
      <w:pPr>
        <w:spacing w:after="0"/>
        <w:rPr>
          <w:color w:val="FF0000"/>
        </w:rPr>
      </w:pPr>
      <w:r w:rsidRPr="00597284">
        <w:rPr>
          <w:color w:val="FF0000"/>
        </w:rPr>
        <w:t>1</w:t>
      </w:r>
      <w:r w:rsidR="00DF6C8C" w:rsidRPr="00597284">
        <w:rPr>
          <w:color w:val="FF0000"/>
        </w:rPr>
        <w:t>9</w:t>
      </w:r>
      <w:r w:rsidRPr="00597284">
        <w:rPr>
          <w:color w:val="FF0000"/>
        </w:rPr>
        <w:t>/10/2020</w:t>
      </w:r>
    </w:p>
    <w:p w14:paraId="0F0A45E9" w14:textId="77777777" w:rsidR="005A4E8B" w:rsidRPr="00597284" w:rsidRDefault="005A4E8B" w:rsidP="005A4E8B">
      <w:pPr>
        <w:spacing w:after="0"/>
        <w:rPr>
          <w:color w:val="FF0000"/>
        </w:rPr>
      </w:pPr>
    </w:p>
    <w:p w14:paraId="14476DC1" w14:textId="777EDA74" w:rsidR="005A4E8B" w:rsidRPr="00597284" w:rsidRDefault="005A4E8B" w:rsidP="005A4E8B">
      <w:pPr>
        <w:spacing w:after="0"/>
        <w:rPr>
          <w:color w:val="FF0000"/>
        </w:rPr>
      </w:pPr>
      <w:r w:rsidRPr="00597284">
        <w:rPr>
          <w:color w:val="FF0000"/>
        </w:rPr>
        <w:t>Gerar e operar strings para facilitar a impressão na porta serial etc.</w:t>
      </w:r>
    </w:p>
    <w:p w14:paraId="134A53DE" w14:textId="77777777" w:rsidR="005A4E8B" w:rsidRPr="00597284" w:rsidRDefault="005A4E8B" w:rsidP="005A4E8B">
      <w:pPr>
        <w:spacing w:after="0"/>
        <w:rPr>
          <w:color w:val="FF0000"/>
        </w:rPr>
      </w:pPr>
    </w:p>
    <w:p w14:paraId="25801B74" w14:textId="77777777" w:rsidR="005A4E8B" w:rsidRPr="00597284" w:rsidRDefault="005A4E8B" w:rsidP="005A4E8B">
      <w:pPr>
        <w:spacing w:after="0"/>
        <w:jc w:val="center"/>
        <w:rPr>
          <w:color w:val="FF0000"/>
          <w:sz w:val="28"/>
          <w:szCs w:val="28"/>
        </w:rPr>
      </w:pPr>
      <w:r w:rsidRPr="00597284">
        <w:rPr>
          <w:color w:val="FF0000"/>
          <w:sz w:val="28"/>
          <w:szCs w:val="28"/>
        </w:rPr>
        <w:t>Funções</w:t>
      </w:r>
    </w:p>
    <w:tbl>
      <w:tblPr>
        <w:tblStyle w:val="Tabelacomgrade"/>
        <w:tblW w:w="5448" w:type="dxa"/>
        <w:jc w:val="center"/>
        <w:tblLook w:val="04A0" w:firstRow="1" w:lastRow="0" w:firstColumn="1" w:lastColumn="0" w:noHBand="0" w:noVBand="1"/>
      </w:tblPr>
      <w:tblGrid>
        <w:gridCol w:w="703"/>
        <w:gridCol w:w="1486"/>
        <w:gridCol w:w="3259"/>
      </w:tblGrid>
      <w:tr w:rsidR="00597284" w:rsidRPr="00597284" w14:paraId="0ECA206A" w14:textId="77777777" w:rsidTr="00B41304">
        <w:trPr>
          <w:jc w:val="center"/>
        </w:trPr>
        <w:tc>
          <w:tcPr>
            <w:tcW w:w="703" w:type="dxa"/>
          </w:tcPr>
          <w:p w14:paraId="397E2DA4" w14:textId="19822413" w:rsidR="00B41304" w:rsidRPr="00597284" w:rsidRDefault="00462342" w:rsidP="00677298">
            <w:pPr>
              <w:rPr>
                <w:color w:val="FF0000"/>
              </w:rPr>
            </w:pPr>
            <w:r w:rsidRPr="00597284">
              <w:rPr>
                <w:color w:val="FF0000"/>
              </w:rPr>
              <w:t>word</w:t>
            </w:r>
          </w:p>
        </w:tc>
        <w:tc>
          <w:tcPr>
            <w:tcW w:w="1486" w:type="dxa"/>
          </w:tcPr>
          <w:p w14:paraId="38A9B6FC" w14:textId="580BBEBE" w:rsidR="00B41304" w:rsidRPr="00597284" w:rsidRDefault="00462342" w:rsidP="00677298">
            <w:pPr>
              <w:rPr>
                <w:color w:val="FF0000"/>
              </w:rPr>
            </w:pPr>
            <w:r w:rsidRPr="00597284">
              <w:rPr>
                <w:color w:val="FF0000"/>
              </w:rPr>
              <w:t>str_conta</w:t>
            </w:r>
          </w:p>
        </w:tc>
        <w:tc>
          <w:tcPr>
            <w:tcW w:w="3259" w:type="dxa"/>
          </w:tcPr>
          <w:p w14:paraId="61DDA32F" w14:textId="55A15A96" w:rsidR="00B41304" w:rsidRPr="00597284" w:rsidRDefault="00462342" w:rsidP="00677298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(char *vt)</w:t>
            </w:r>
          </w:p>
        </w:tc>
      </w:tr>
      <w:tr w:rsidR="00597284" w:rsidRPr="00597284" w14:paraId="748598BF" w14:textId="77777777" w:rsidTr="00B41304">
        <w:trPr>
          <w:jc w:val="center"/>
        </w:trPr>
        <w:tc>
          <w:tcPr>
            <w:tcW w:w="703" w:type="dxa"/>
          </w:tcPr>
          <w:p w14:paraId="7B4A29EB" w14:textId="01A8B229" w:rsidR="00B41304" w:rsidRPr="00597284" w:rsidRDefault="00B41304" w:rsidP="00677298">
            <w:pPr>
              <w:rPr>
                <w:color w:val="FF0000"/>
              </w:rPr>
            </w:pPr>
            <w:r w:rsidRPr="00597284">
              <w:rPr>
                <w:color w:val="FF0000"/>
              </w:rPr>
              <w:t>long</w:t>
            </w:r>
          </w:p>
        </w:tc>
        <w:tc>
          <w:tcPr>
            <w:tcW w:w="1486" w:type="dxa"/>
          </w:tcPr>
          <w:p w14:paraId="67370B0A" w14:textId="6AA2DCA0" w:rsidR="00B41304" w:rsidRPr="00597284" w:rsidRDefault="00B41304" w:rsidP="00677298">
            <w:pPr>
              <w:rPr>
                <w:color w:val="FF0000"/>
              </w:rPr>
            </w:pPr>
            <w:r w:rsidRPr="00597284">
              <w:rPr>
                <w:color w:val="FF0000"/>
              </w:rPr>
              <w:t>str_2_num</w:t>
            </w:r>
          </w:p>
        </w:tc>
        <w:tc>
          <w:tcPr>
            <w:tcW w:w="3259" w:type="dxa"/>
          </w:tcPr>
          <w:p w14:paraId="45AF6369" w14:textId="04F6E3C9" w:rsidR="00B41304" w:rsidRPr="00597284" w:rsidRDefault="00B41304" w:rsidP="00677298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(byte *vt)</w:t>
            </w:r>
          </w:p>
        </w:tc>
      </w:tr>
      <w:tr w:rsidR="00597284" w:rsidRPr="00597284" w14:paraId="007BE523" w14:textId="77777777" w:rsidTr="00677298">
        <w:trPr>
          <w:jc w:val="center"/>
        </w:trPr>
        <w:tc>
          <w:tcPr>
            <w:tcW w:w="703" w:type="dxa"/>
          </w:tcPr>
          <w:p w14:paraId="57CC99DB" w14:textId="77777777" w:rsidR="00B41304" w:rsidRPr="00597284" w:rsidRDefault="00B41304" w:rsidP="00677298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1486" w:type="dxa"/>
          </w:tcPr>
          <w:p w14:paraId="5F374305" w14:textId="77777777" w:rsidR="00B41304" w:rsidRPr="00597284" w:rsidRDefault="00B41304" w:rsidP="00677298">
            <w:pPr>
              <w:rPr>
                <w:color w:val="FF0000"/>
              </w:rPr>
            </w:pPr>
            <w:r w:rsidRPr="00597284">
              <w:rPr>
                <w:color w:val="FF0000"/>
              </w:rPr>
              <w:t>eh_hexa</w:t>
            </w:r>
          </w:p>
        </w:tc>
        <w:tc>
          <w:tcPr>
            <w:tcW w:w="3259" w:type="dxa"/>
          </w:tcPr>
          <w:p w14:paraId="6612F633" w14:textId="77777777" w:rsidR="00B41304" w:rsidRPr="00597284" w:rsidRDefault="00B41304" w:rsidP="00677298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(byte letra)</w:t>
            </w:r>
          </w:p>
        </w:tc>
      </w:tr>
      <w:tr w:rsidR="00597284" w:rsidRPr="00597284" w14:paraId="39804B42" w14:textId="77777777" w:rsidTr="00B41304">
        <w:trPr>
          <w:jc w:val="center"/>
        </w:trPr>
        <w:tc>
          <w:tcPr>
            <w:tcW w:w="703" w:type="dxa"/>
          </w:tcPr>
          <w:p w14:paraId="4441BCEA" w14:textId="6285FA20" w:rsidR="00B41304" w:rsidRPr="00597284" w:rsidRDefault="00B41304" w:rsidP="00677298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1486" w:type="dxa"/>
          </w:tcPr>
          <w:p w14:paraId="28F93BA5" w14:textId="635E763B" w:rsidR="00B41304" w:rsidRPr="00597284" w:rsidRDefault="00B41304" w:rsidP="00677298">
            <w:pPr>
              <w:rPr>
                <w:color w:val="FF0000"/>
              </w:rPr>
            </w:pPr>
            <w:r w:rsidRPr="00597284">
              <w:rPr>
                <w:color w:val="FF0000"/>
              </w:rPr>
              <w:t>eh_dec</w:t>
            </w:r>
          </w:p>
        </w:tc>
        <w:tc>
          <w:tcPr>
            <w:tcW w:w="3259" w:type="dxa"/>
          </w:tcPr>
          <w:p w14:paraId="7C71EC39" w14:textId="16772A43" w:rsidR="00B41304" w:rsidRPr="00597284" w:rsidRDefault="00B41304" w:rsidP="00677298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(byte letra)</w:t>
            </w:r>
          </w:p>
        </w:tc>
      </w:tr>
      <w:tr w:rsidR="00597284" w:rsidRPr="00597284" w14:paraId="5BF30D86" w14:textId="77777777" w:rsidTr="00B41304">
        <w:trPr>
          <w:jc w:val="center"/>
        </w:trPr>
        <w:tc>
          <w:tcPr>
            <w:tcW w:w="703" w:type="dxa"/>
          </w:tcPr>
          <w:p w14:paraId="09D3E2E5" w14:textId="65A67CF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486" w:type="dxa"/>
          </w:tcPr>
          <w:p w14:paraId="20B41C59" w14:textId="79E59B4D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str_maiusc</w:t>
            </w:r>
          </w:p>
        </w:tc>
        <w:tc>
          <w:tcPr>
            <w:tcW w:w="3259" w:type="dxa"/>
          </w:tcPr>
          <w:p w14:paraId="38B03BCE" w14:textId="5E1E7E73" w:rsidR="00B41304" w:rsidRPr="00597284" w:rsidRDefault="00B41304" w:rsidP="00B41304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(byte *vt)</w:t>
            </w:r>
          </w:p>
        </w:tc>
      </w:tr>
      <w:tr w:rsidR="00597284" w:rsidRPr="00597284" w14:paraId="79AA5EBD" w14:textId="77777777" w:rsidTr="00B41304">
        <w:trPr>
          <w:jc w:val="center"/>
        </w:trPr>
        <w:tc>
          <w:tcPr>
            <w:tcW w:w="703" w:type="dxa"/>
          </w:tcPr>
          <w:p w14:paraId="3EAA06A2" w14:textId="77777777" w:rsidR="00B41304" w:rsidRPr="00597284" w:rsidRDefault="00B41304" w:rsidP="00B41304">
            <w:pPr>
              <w:rPr>
                <w:color w:val="FF0000"/>
              </w:rPr>
            </w:pPr>
          </w:p>
        </w:tc>
        <w:tc>
          <w:tcPr>
            <w:tcW w:w="1486" w:type="dxa"/>
          </w:tcPr>
          <w:p w14:paraId="1BCD585C" w14:textId="77777777" w:rsidR="00B41304" w:rsidRPr="00597284" w:rsidRDefault="00B41304" w:rsidP="00B41304">
            <w:pPr>
              <w:rPr>
                <w:color w:val="FF0000"/>
              </w:rPr>
            </w:pPr>
          </w:p>
        </w:tc>
        <w:tc>
          <w:tcPr>
            <w:tcW w:w="3259" w:type="dxa"/>
          </w:tcPr>
          <w:p w14:paraId="2FC37D4A" w14:textId="77777777" w:rsidR="00B41304" w:rsidRPr="00597284" w:rsidRDefault="00B41304" w:rsidP="00B41304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6DF87498" w14:textId="77777777" w:rsidTr="00B41304">
        <w:trPr>
          <w:jc w:val="center"/>
        </w:trPr>
        <w:tc>
          <w:tcPr>
            <w:tcW w:w="703" w:type="dxa"/>
          </w:tcPr>
          <w:p w14:paraId="0EF1DCFE" w14:textId="0A7D8082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486" w:type="dxa"/>
          </w:tcPr>
          <w:p w14:paraId="6FB7C46D" w14:textId="219B3D82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str_data_hora</w:t>
            </w:r>
          </w:p>
        </w:tc>
        <w:tc>
          <w:tcPr>
            <w:tcW w:w="3259" w:type="dxa"/>
          </w:tcPr>
          <w:p w14:paraId="77F786BA" w14:textId="44DCA069" w:rsidR="00B41304" w:rsidRPr="00597284" w:rsidRDefault="00B41304" w:rsidP="00B41304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(char *dh, char *msg)</w:t>
            </w:r>
          </w:p>
        </w:tc>
      </w:tr>
      <w:tr w:rsidR="00597284" w:rsidRPr="00597284" w14:paraId="5385A554" w14:textId="77777777" w:rsidTr="00B41304">
        <w:trPr>
          <w:jc w:val="center"/>
        </w:trPr>
        <w:tc>
          <w:tcPr>
            <w:tcW w:w="703" w:type="dxa"/>
          </w:tcPr>
          <w:p w14:paraId="6F9DE221" w14:textId="719CCCEA" w:rsidR="00B41304" w:rsidRPr="00597284" w:rsidRDefault="00B41304" w:rsidP="00B41304">
            <w:pPr>
              <w:rPr>
                <w:color w:val="FF0000"/>
              </w:rPr>
            </w:pPr>
          </w:p>
        </w:tc>
        <w:tc>
          <w:tcPr>
            <w:tcW w:w="1486" w:type="dxa"/>
          </w:tcPr>
          <w:p w14:paraId="16F8F005" w14:textId="133EF72A" w:rsidR="00B41304" w:rsidRPr="00597284" w:rsidRDefault="00B41304" w:rsidP="00B41304">
            <w:pPr>
              <w:rPr>
                <w:color w:val="FF0000"/>
              </w:rPr>
            </w:pPr>
          </w:p>
        </w:tc>
        <w:tc>
          <w:tcPr>
            <w:tcW w:w="3259" w:type="dxa"/>
          </w:tcPr>
          <w:p w14:paraId="671CB62C" w14:textId="49245E35" w:rsidR="00B41304" w:rsidRPr="00597284" w:rsidRDefault="00B41304" w:rsidP="00B41304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3037E369" w14:textId="77777777" w:rsidTr="00A56210">
        <w:trPr>
          <w:jc w:val="center"/>
        </w:trPr>
        <w:tc>
          <w:tcPr>
            <w:tcW w:w="703" w:type="dxa"/>
          </w:tcPr>
          <w:p w14:paraId="72DADAC9" w14:textId="77777777" w:rsidR="00744F74" w:rsidRPr="00597284" w:rsidRDefault="00744F74" w:rsidP="00A56210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1486" w:type="dxa"/>
          </w:tcPr>
          <w:p w14:paraId="510856C4" w14:textId="77777777" w:rsidR="00744F74" w:rsidRPr="00597284" w:rsidRDefault="00744F74" w:rsidP="00A56210">
            <w:pPr>
              <w:rPr>
                <w:color w:val="FF0000"/>
              </w:rPr>
            </w:pPr>
            <w:r w:rsidRPr="00597284">
              <w:rPr>
                <w:color w:val="FF0000"/>
              </w:rPr>
              <w:t>str_copia_zf</w:t>
            </w:r>
          </w:p>
        </w:tc>
        <w:tc>
          <w:tcPr>
            <w:tcW w:w="3259" w:type="dxa"/>
          </w:tcPr>
          <w:p w14:paraId="47F57FE2" w14:textId="77777777" w:rsidR="00744F74" w:rsidRPr="00597284" w:rsidRDefault="00744F74" w:rsidP="00A56210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(byte *ft, byte *dest)</w:t>
            </w:r>
          </w:p>
        </w:tc>
      </w:tr>
      <w:tr w:rsidR="00597284" w:rsidRPr="00597284" w14:paraId="3FEEBE52" w14:textId="77777777" w:rsidTr="00B41304">
        <w:trPr>
          <w:jc w:val="center"/>
        </w:trPr>
        <w:tc>
          <w:tcPr>
            <w:tcW w:w="703" w:type="dxa"/>
          </w:tcPr>
          <w:p w14:paraId="3FDB2CC9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1486" w:type="dxa"/>
          </w:tcPr>
          <w:p w14:paraId="5651E3EC" w14:textId="1FA3315F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str_copia</w:t>
            </w:r>
          </w:p>
        </w:tc>
        <w:tc>
          <w:tcPr>
            <w:tcW w:w="3259" w:type="dxa"/>
          </w:tcPr>
          <w:p w14:paraId="1EA1CAD3" w14:textId="77777777" w:rsidR="00B41304" w:rsidRPr="00597284" w:rsidRDefault="00B41304" w:rsidP="00B41304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(byte *ft, byte *dest)</w:t>
            </w:r>
          </w:p>
        </w:tc>
      </w:tr>
      <w:tr w:rsidR="00597284" w:rsidRPr="00597284" w14:paraId="1AF8F9AF" w14:textId="77777777" w:rsidTr="00B41304">
        <w:trPr>
          <w:jc w:val="center"/>
        </w:trPr>
        <w:tc>
          <w:tcPr>
            <w:tcW w:w="703" w:type="dxa"/>
          </w:tcPr>
          <w:p w14:paraId="1F627ED5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1486" w:type="dxa"/>
          </w:tcPr>
          <w:p w14:paraId="20A8847A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str_tam</w:t>
            </w:r>
          </w:p>
        </w:tc>
        <w:tc>
          <w:tcPr>
            <w:tcW w:w="3259" w:type="dxa"/>
          </w:tcPr>
          <w:p w14:paraId="7BEF00A7" w14:textId="77777777" w:rsidR="00B41304" w:rsidRPr="00597284" w:rsidRDefault="00B41304" w:rsidP="00B41304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(byte *ft)</w:t>
            </w:r>
          </w:p>
        </w:tc>
      </w:tr>
      <w:tr w:rsidR="00597284" w:rsidRPr="00597284" w14:paraId="7F7EE303" w14:textId="77777777" w:rsidTr="00B41304">
        <w:trPr>
          <w:jc w:val="center"/>
        </w:trPr>
        <w:tc>
          <w:tcPr>
            <w:tcW w:w="703" w:type="dxa"/>
          </w:tcPr>
          <w:p w14:paraId="5C8F8185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486" w:type="dxa"/>
          </w:tcPr>
          <w:p w14:paraId="0868A815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str_rmvz_u</w:t>
            </w:r>
          </w:p>
        </w:tc>
        <w:tc>
          <w:tcPr>
            <w:tcW w:w="3259" w:type="dxa"/>
          </w:tcPr>
          <w:p w14:paraId="3204DC29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(char *msg)</w:t>
            </w:r>
          </w:p>
        </w:tc>
      </w:tr>
      <w:tr w:rsidR="00597284" w:rsidRPr="00597284" w14:paraId="60735911" w14:textId="77777777" w:rsidTr="00B41304">
        <w:trPr>
          <w:jc w:val="center"/>
        </w:trPr>
        <w:tc>
          <w:tcPr>
            <w:tcW w:w="703" w:type="dxa"/>
          </w:tcPr>
          <w:p w14:paraId="41D7ED4A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486" w:type="dxa"/>
          </w:tcPr>
          <w:p w14:paraId="13B70BD3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str_rmvz_s</w:t>
            </w:r>
          </w:p>
        </w:tc>
        <w:tc>
          <w:tcPr>
            <w:tcW w:w="3259" w:type="dxa"/>
          </w:tcPr>
          <w:p w14:paraId="704D4C41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(char *msg)</w:t>
            </w:r>
          </w:p>
        </w:tc>
      </w:tr>
      <w:tr w:rsidR="00597284" w:rsidRPr="00597284" w14:paraId="43479FD8" w14:textId="77777777" w:rsidTr="00B41304">
        <w:trPr>
          <w:jc w:val="center"/>
        </w:trPr>
        <w:tc>
          <w:tcPr>
            <w:tcW w:w="703" w:type="dxa"/>
          </w:tcPr>
          <w:p w14:paraId="442CB9F7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486" w:type="dxa"/>
          </w:tcPr>
          <w:p w14:paraId="02E71BF1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 xml:space="preserve">str_float </w:t>
            </w:r>
          </w:p>
        </w:tc>
        <w:tc>
          <w:tcPr>
            <w:tcW w:w="3259" w:type="dxa"/>
          </w:tcPr>
          <w:p w14:paraId="77278C8B" w14:textId="77777777" w:rsidR="00B41304" w:rsidRPr="00597284" w:rsidRDefault="00B41304" w:rsidP="00B41304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(float f, byte prec, char *msg)</w:t>
            </w:r>
          </w:p>
        </w:tc>
      </w:tr>
      <w:tr w:rsidR="00597284" w:rsidRPr="00597284" w14:paraId="56843C78" w14:textId="77777777" w:rsidTr="00B41304">
        <w:trPr>
          <w:jc w:val="center"/>
        </w:trPr>
        <w:tc>
          <w:tcPr>
            <w:tcW w:w="703" w:type="dxa"/>
          </w:tcPr>
          <w:p w14:paraId="1849F1B7" w14:textId="171FD616" w:rsidR="00B41304" w:rsidRPr="00597284" w:rsidRDefault="00B41304" w:rsidP="00B41304">
            <w:pPr>
              <w:rPr>
                <w:color w:val="FF0000"/>
                <w:lang w:val="en-US"/>
              </w:rPr>
            </w:pPr>
          </w:p>
        </w:tc>
        <w:tc>
          <w:tcPr>
            <w:tcW w:w="1486" w:type="dxa"/>
          </w:tcPr>
          <w:p w14:paraId="67CAC994" w14:textId="5D8374AC" w:rsidR="00B41304" w:rsidRPr="00597284" w:rsidRDefault="00B41304" w:rsidP="00B41304">
            <w:pPr>
              <w:rPr>
                <w:color w:val="FF0000"/>
                <w:lang w:val="en-US"/>
              </w:rPr>
            </w:pPr>
          </w:p>
        </w:tc>
        <w:tc>
          <w:tcPr>
            <w:tcW w:w="3259" w:type="dxa"/>
          </w:tcPr>
          <w:p w14:paraId="69A41345" w14:textId="2A10B1D8" w:rsidR="00B41304" w:rsidRPr="00597284" w:rsidRDefault="00B41304" w:rsidP="00B41304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4246CA44" w14:textId="77777777" w:rsidTr="00B41304">
        <w:trPr>
          <w:jc w:val="center"/>
        </w:trPr>
        <w:tc>
          <w:tcPr>
            <w:tcW w:w="703" w:type="dxa"/>
          </w:tcPr>
          <w:p w14:paraId="2DCBE8E0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486" w:type="dxa"/>
          </w:tcPr>
          <w:p w14:paraId="02B1B730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 xml:space="preserve">str_dec32 </w:t>
            </w:r>
          </w:p>
        </w:tc>
        <w:tc>
          <w:tcPr>
            <w:tcW w:w="3259" w:type="dxa"/>
          </w:tcPr>
          <w:p w14:paraId="76CD6FCC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(long c, char *msg)</w:t>
            </w:r>
          </w:p>
        </w:tc>
      </w:tr>
      <w:tr w:rsidR="00597284" w:rsidRPr="00597284" w14:paraId="33797F42" w14:textId="77777777" w:rsidTr="00B41304">
        <w:trPr>
          <w:jc w:val="center"/>
        </w:trPr>
        <w:tc>
          <w:tcPr>
            <w:tcW w:w="703" w:type="dxa"/>
          </w:tcPr>
          <w:p w14:paraId="30CA6580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486" w:type="dxa"/>
          </w:tcPr>
          <w:p w14:paraId="5FA4AE53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str_dec32u</w:t>
            </w:r>
          </w:p>
        </w:tc>
        <w:tc>
          <w:tcPr>
            <w:tcW w:w="3259" w:type="dxa"/>
          </w:tcPr>
          <w:p w14:paraId="4BC0834A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(long c, char *msg)</w:t>
            </w:r>
          </w:p>
        </w:tc>
      </w:tr>
      <w:tr w:rsidR="00597284" w:rsidRPr="00597284" w14:paraId="4AC87B09" w14:textId="77777777" w:rsidTr="00B41304">
        <w:trPr>
          <w:jc w:val="center"/>
        </w:trPr>
        <w:tc>
          <w:tcPr>
            <w:tcW w:w="703" w:type="dxa"/>
          </w:tcPr>
          <w:p w14:paraId="5713C47E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486" w:type="dxa"/>
          </w:tcPr>
          <w:p w14:paraId="2C65F47C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str_hex32</w:t>
            </w:r>
          </w:p>
        </w:tc>
        <w:tc>
          <w:tcPr>
            <w:tcW w:w="3259" w:type="dxa"/>
          </w:tcPr>
          <w:p w14:paraId="5E61034D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(long c, char *msg)</w:t>
            </w:r>
          </w:p>
        </w:tc>
      </w:tr>
      <w:tr w:rsidR="00597284" w:rsidRPr="00597284" w14:paraId="228702B6" w14:textId="77777777" w:rsidTr="00B41304">
        <w:trPr>
          <w:jc w:val="center"/>
        </w:trPr>
        <w:tc>
          <w:tcPr>
            <w:tcW w:w="703" w:type="dxa"/>
          </w:tcPr>
          <w:p w14:paraId="24079AAC" w14:textId="4334B48A" w:rsidR="00B41304" w:rsidRPr="00597284" w:rsidRDefault="00B41304" w:rsidP="00B41304">
            <w:pPr>
              <w:rPr>
                <w:color w:val="FF0000"/>
              </w:rPr>
            </w:pPr>
          </w:p>
        </w:tc>
        <w:tc>
          <w:tcPr>
            <w:tcW w:w="1486" w:type="dxa"/>
          </w:tcPr>
          <w:p w14:paraId="52C588F5" w14:textId="30D70056" w:rsidR="00B41304" w:rsidRPr="00597284" w:rsidRDefault="00B41304" w:rsidP="00B41304">
            <w:pPr>
              <w:rPr>
                <w:color w:val="FF0000"/>
              </w:rPr>
            </w:pPr>
          </w:p>
        </w:tc>
        <w:tc>
          <w:tcPr>
            <w:tcW w:w="3259" w:type="dxa"/>
          </w:tcPr>
          <w:p w14:paraId="7F23FBFD" w14:textId="307FC5E0" w:rsidR="00B41304" w:rsidRPr="00597284" w:rsidRDefault="00B41304" w:rsidP="00B41304">
            <w:pPr>
              <w:rPr>
                <w:color w:val="FF0000"/>
              </w:rPr>
            </w:pPr>
          </w:p>
        </w:tc>
      </w:tr>
      <w:tr w:rsidR="00597284" w:rsidRPr="00597284" w14:paraId="251B6241" w14:textId="77777777" w:rsidTr="00B41304">
        <w:trPr>
          <w:jc w:val="center"/>
        </w:trPr>
        <w:tc>
          <w:tcPr>
            <w:tcW w:w="703" w:type="dxa"/>
          </w:tcPr>
          <w:p w14:paraId="622F7B9F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486" w:type="dxa"/>
          </w:tcPr>
          <w:p w14:paraId="52A674F4" w14:textId="0C46C494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str_bcd16</w:t>
            </w:r>
          </w:p>
        </w:tc>
        <w:tc>
          <w:tcPr>
            <w:tcW w:w="3259" w:type="dxa"/>
          </w:tcPr>
          <w:p w14:paraId="56E18796" w14:textId="12960F6A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(word c, char *msg)</w:t>
            </w:r>
          </w:p>
        </w:tc>
      </w:tr>
      <w:tr w:rsidR="00597284" w:rsidRPr="00597284" w14:paraId="7383E57C" w14:textId="77777777" w:rsidTr="00B41304">
        <w:trPr>
          <w:jc w:val="center"/>
        </w:trPr>
        <w:tc>
          <w:tcPr>
            <w:tcW w:w="703" w:type="dxa"/>
          </w:tcPr>
          <w:p w14:paraId="76F833CA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486" w:type="dxa"/>
          </w:tcPr>
          <w:p w14:paraId="2AE7B489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str_dec16</w:t>
            </w:r>
          </w:p>
        </w:tc>
        <w:tc>
          <w:tcPr>
            <w:tcW w:w="3259" w:type="dxa"/>
          </w:tcPr>
          <w:p w14:paraId="1605B1D5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(int c, char *msg)</w:t>
            </w:r>
          </w:p>
        </w:tc>
      </w:tr>
      <w:tr w:rsidR="00597284" w:rsidRPr="00597284" w14:paraId="2D4CC89E" w14:textId="77777777" w:rsidTr="00B41304">
        <w:trPr>
          <w:jc w:val="center"/>
        </w:trPr>
        <w:tc>
          <w:tcPr>
            <w:tcW w:w="703" w:type="dxa"/>
          </w:tcPr>
          <w:p w14:paraId="0824EEDA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486" w:type="dxa"/>
          </w:tcPr>
          <w:p w14:paraId="0BEBC7DD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str_dec16u</w:t>
            </w:r>
          </w:p>
        </w:tc>
        <w:tc>
          <w:tcPr>
            <w:tcW w:w="3259" w:type="dxa"/>
          </w:tcPr>
          <w:p w14:paraId="6F5F1245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(word c, char *msg)</w:t>
            </w:r>
          </w:p>
        </w:tc>
      </w:tr>
      <w:tr w:rsidR="00597284" w:rsidRPr="00597284" w14:paraId="4CFC3511" w14:textId="77777777" w:rsidTr="00B41304">
        <w:trPr>
          <w:jc w:val="center"/>
        </w:trPr>
        <w:tc>
          <w:tcPr>
            <w:tcW w:w="703" w:type="dxa"/>
          </w:tcPr>
          <w:p w14:paraId="433FB42F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486" w:type="dxa"/>
          </w:tcPr>
          <w:p w14:paraId="7DF04B62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str_hex16</w:t>
            </w:r>
          </w:p>
        </w:tc>
        <w:tc>
          <w:tcPr>
            <w:tcW w:w="3259" w:type="dxa"/>
          </w:tcPr>
          <w:p w14:paraId="0688E66A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(word c, char *msg)</w:t>
            </w:r>
          </w:p>
        </w:tc>
      </w:tr>
      <w:tr w:rsidR="00597284" w:rsidRPr="00597284" w14:paraId="41298854" w14:textId="77777777" w:rsidTr="00B41304">
        <w:trPr>
          <w:jc w:val="center"/>
        </w:trPr>
        <w:tc>
          <w:tcPr>
            <w:tcW w:w="703" w:type="dxa"/>
          </w:tcPr>
          <w:p w14:paraId="7758D2A9" w14:textId="49C2B4EB" w:rsidR="00B41304" w:rsidRPr="00597284" w:rsidRDefault="00B41304" w:rsidP="00B41304">
            <w:pPr>
              <w:rPr>
                <w:color w:val="FF0000"/>
              </w:rPr>
            </w:pPr>
          </w:p>
        </w:tc>
        <w:tc>
          <w:tcPr>
            <w:tcW w:w="1486" w:type="dxa"/>
          </w:tcPr>
          <w:p w14:paraId="25969894" w14:textId="053B29E4" w:rsidR="00B41304" w:rsidRPr="00597284" w:rsidRDefault="00B41304" w:rsidP="00B41304">
            <w:pPr>
              <w:rPr>
                <w:color w:val="FF0000"/>
              </w:rPr>
            </w:pPr>
          </w:p>
        </w:tc>
        <w:tc>
          <w:tcPr>
            <w:tcW w:w="3259" w:type="dxa"/>
          </w:tcPr>
          <w:p w14:paraId="1D6830EC" w14:textId="715FDA00" w:rsidR="00B41304" w:rsidRPr="00597284" w:rsidRDefault="00B41304" w:rsidP="00B41304">
            <w:pPr>
              <w:rPr>
                <w:color w:val="FF0000"/>
              </w:rPr>
            </w:pPr>
          </w:p>
        </w:tc>
      </w:tr>
      <w:tr w:rsidR="00597284" w:rsidRPr="00597284" w14:paraId="0506FFF0" w14:textId="77777777" w:rsidTr="00B41304">
        <w:trPr>
          <w:jc w:val="center"/>
        </w:trPr>
        <w:tc>
          <w:tcPr>
            <w:tcW w:w="703" w:type="dxa"/>
          </w:tcPr>
          <w:p w14:paraId="05904281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486" w:type="dxa"/>
          </w:tcPr>
          <w:p w14:paraId="0A540125" w14:textId="6E7D5D34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str_bcd8</w:t>
            </w:r>
          </w:p>
        </w:tc>
        <w:tc>
          <w:tcPr>
            <w:tcW w:w="3259" w:type="dxa"/>
          </w:tcPr>
          <w:p w14:paraId="53BC9758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c, char *msg)</w:t>
            </w:r>
          </w:p>
        </w:tc>
      </w:tr>
      <w:tr w:rsidR="00597284" w:rsidRPr="00597284" w14:paraId="4B62547E" w14:textId="77777777" w:rsidTr="00B41304">
        <w:trPr>
          <w:jc w:val="center"/>
        </w:trPr>
        <w:tc>
          <w:tcPr>
            <w:tcW w:w="703" w:type="dxa"/>
          </w:tcPr>
          <w:p w14:paraId="12E43BE9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486" w:type="dxa"/>
          </w:tcPr>
          <w:p w14:paraId="58DB0ADF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str_dec8</w:t>
            </w:r>
          </w:p>
        </w:tc>
        <w:tc>
          <w:tcPr>
            <w:tcW w:w="3259" w:type="dxa"/>
          </w:tcPr>
          <w:p w14:paraId="663CF3D0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c, char *msg)</w:t>
            </w:r>
          </w:p>
        </w:tc>
      </w:tr>
      <w:tr w:rsidR="00597284" w:rsidRPr="00597284" w14:paraId="7167FA90" w14:textId="77777777" w:rsidTr="00B41304">
        <w:trPr>
          <w:jc w:val="center"/>
        </w:trPr>
        <w:tc>
          <w:tcPr>
            <w:tcW w:w="703" w:type="dxa"/>
          </w:tcPr>
          <w:p w14:paraId="028CAEBD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486" w:type="dxa"/>
          </w:tcPr>
          <w:p w14:paraId="6A1828CD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str_dec8u</w:t>
            </w:r>
          </w:p>
        </w:tc>
        <w:tc>
          <w:tcPr>
            <w:tcW w:w="3259" w:type="dxa"/>
          </w:tcPr>
          <w:p w14:paraId="3BE23DC1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(char c, char *msg)</w:t>
            </w:r>
          </w:p>
        </w:tc>
      </w:tr>
      <w:tr w:rsidR="00597284" w:rsidRPr="00597284" w14:paraId="4C2DCEB2" w14:textId="77777777" w:rsidTr="00B41304">
        <w:trPr>
          <w:jc w:val="center"/>
        </w:trPr>
        <w:tc>
          <w:tcPr>
            <w:tcW w:w="703" w:type="dxa"/>
          </w:tcPr>
          <w:p w14:paraId="651E2F98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486" w:type="dxa"/>
          </w:tcPr>
          <w:p w14:paraId="5214CD62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str_hex8</w:t>
            </w:r>
          </w:p>
        </w:tc>
        <w:tc>
          <w:tcPr>
            <w:tcW w:w="3259" w:type="dxa"/>
          </w:tcPr>
          <w:p w14:paraId="0318096A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c, char *msg)</w:t>
            </w:r>
          </w:p>
        </w:tc>
      </w:tr>
      <w:tr w:rsidR="00597284" w:rsidRPr="00597284" w14:paraId="32576DFE" w14:textId="77777777" w:rsidTr="00B41304">
        <w:trPr>
          <w:jc w:val="center"/>
        </w:trPr>
        <w:tc>
          <w:tcPr>
            <w:tcW w:w="703" w:type="dxa"/>
          </w:tcPr>
          <w:p w14:paraId="34E72248" w14:textId="3455F103" w:rsidR="00B41304" w:rsidRPr="00597284" w:rsidRDefault="00B41304" w:rsidP="00B41304">
            <w:pPr>
              <w:rPr>
                <w:color w:val="FF0000"/>
              </w:rPr>
            </w:pPr>
          </w:p>
        </w:tc>
        <w:tc>
          <w:tcPr>
            <w:tcW w:w="1486" w:type="dxa"/>
          </w:tcPr>
          <w:p w14:paraId="221AF528" w14:textId="6DCEDF35" w:rsidR="00B41304" w:rsidRPr="00597284" w:rsidRDefault="00B41304" w:rsidP="00B41304">
            <w:pPr>
              <w:rPr>
                <w:color w:val="FF0000"/>
              </w:rPr>
            </w:pPr>
          </w:p>
        </w:tc>
        <w:tc>
          <w:tcPr>
            <w:tcW w:w="3259" w:type="dxa"/>
          </w:tcPr>
          <w:p w14:paraId="7F3BC091" w14:textId="5F2371BA" w:rsidR="00B41304" w:rsidRPr="00597284" w:rsidRDefault="00B41304" w:rsidP="00B41304">
            <w:pPr>
              <w:rPr>
                <w:color w:val="FF0000"/>
              </w:rPr>
            </w:pPr>
          </w:p>
        </w:tc>
      </w:tr>
      <w:tr w:rsidR="00597284" w:rsidRPr="00597284" w14:paraId="41C67E5A" w14:textId="77777777" w:rsidTr="00B41304">
        <w:trPr>
          <w:jc w:val="center"/>
        </w:trPr>
        <w:tc>
          <w:tcPr>
            <w:tcW w:w="703" w:type="dxa"/>
          </w:tcPr>
          <w:p w14:paraId="145F5C6F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486" w:type="dxa"/>
          </w:tcPr>
          <w:p w14:paraId="2969C9AB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str_spc</w:t>
            </w:r>
          </w:p>
        </w:tc>
        <w:tc>
          <w:tcPr>
            <w:tcW w:w="3259" w:type="dxa"/>
          </w:tcPr>
          <w:p w14:paraId="5A6A7990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(char qtd, char *msg)</w:t>
            </w:r>
          </w:p>
        </w:tc>
      </w:tr>
      <w:tr w:rsidR="00597284" w:rsidRPr="00597284" w14:paraId="2BA1557C" w14:textId="77777777" w:rsidTr="00B41304">
        <w:trPr>
          <w:jc w:val="center"/>
        </w:trPr>
        <w:tc>
          <w:tcPr>
            <w:tcW w:w="703" w:type="dxa"/>
          </w:tcPr>
          <w:p w14:paraId="76EA11E4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486" w:type="dxa"/>
          </w:tcPr>
          <w:p w14:paraId="0CBD57CF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str_crlf</w:t>
            </w:r>
          </w:p>
        </w:tc>
        <w:tc>
          <w:tcPr>
            <w:tcW w:w="3259" w:type="dxa"/>
          </w:tcPr>
          <w:p w14:paraId="56DE5CF7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(char qtd, char *msg)</w:t>
            </w:r>
          </w:p>
        </w:tc>
      </w:tr>
      <w:tr w:rsidR="00597284" w:rsidRPr="00597284" w14:paraId="6CC0E090" w14:textId="77777777" w:rsidTr="00B41304">
        <w:trPr>
          <w:jc w:val="center"/>
        </w:trPr>
        <w:tc>
          <w:tcPr>
            <w:tcW w:w="703" w:type="dxa"/>
          </w:tcPr>
          <w:p w14:paraId="67594325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486" w:type="dxa"/>
          </w:tcPr>
          <w:p w14:paraId="6671DF1F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str_cr</w:t>
            </w:r>
          </w:p>
        </w:tc>
        <w:tc>
          <w:tcPr>
            <w:tcW w:w="3259" w:type="dxa"/>
          </w:tcPr>
          <w:p w14:paraId="39898BB1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(char qtd, char *msg)</w:t>
            </w:r>
          </w:p>
        </w:tc>
      </w:tr>
      <w:tr w:rsidR="00597284" w:rsidRPr="00597284" w14:paraId="46485CFD" w14:textId="77777777" w:rsidTr="00B41304">
        <w:trPr>
          <w:jc w:val="center"/>
        </w:trPr>
        <w:tc>
          <w:tcPr>
            <w:tcW w:w="703" w:type="dxa"/>
          </w:tcPr>
          <w:p w14:paraId="3E73D74B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486" w:type="dxa"/>
          </w:tcPr>
          <w:p w14:paraId="7D173022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str_lf</w:t>
            </w:r>
          </w:p>
        </w:tc>
        <w:tc>
          <w:tcPr>
            <w:tcW w:w="3259" w:type="dxa"/>
          </w:tcPr>
          <w:p w14:paraId="7D9E8B06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(char qtd, char *msg)</w:t>
            </w:r>
          </w:p>
        </w:tc>
      </w:tr>
      <w:tr w:rsidR="00597284" w:rsidRPr="00597284" w14:paraId="4C679895" w14:textId="77777777" w:rsidTr="00B41304">
        <w:trPr>
          <w:jc w:val="center"/>
        </w:trPr>
        <w:tc>
          <w:tcPr>
            <w:tcW w:w="703" w:type="dxa"/>
          </w:tcPr>
          <w:p w14:paraId="612440D5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1486" w:type="dxa"/>
          </w:tcPr>
          <w:p w14:paraId="46D80CEF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asc_nib</w:t>
            </w:r>
          </w:p>
        </w:tc>
        <w:tc>
          <w:tcPr>
            <w:tcW w:w="3259" w:type="dxa"/>
          </w:tcPr>
          <w:p w14:paraId="697519B1" w14:textId="77777777" w:rsidR="00B41304" w:rsidRPr="00597284" w:rsidRDefault="00B41304" w:rsidP="00B41304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asc)</w:t>
            </w:r>
          </w:p>
        </w:tc>
      </w:tr>
      <w:tr w:rsidR="00B41304" w:rsidRPr="00597284" w14:paraId="769A5A9F" w14:textId="77777777" w:rsidTr="00B41304">
        <w:trPr>
          <w:jc w:val="center"/>
        </w:trPr>
        <w:tc>
          <w:tcPr>
            <w:tcW w:w="703" w:type="dxa"/>
          </w:tcPr>
          <w:p w14:paraId="3D555A94" w14:textId="77777777" w:rsidR="00B41304" w:rsidRPr="00597284" w:rsidRDefault="00B41304" w:rsidP="00B41304">
            <w:pPr>
              <w:rPr>
                <w:color w:val="FF0000"/>
              </w:rPr>
            </w:pPr>
          </w:p>
        </w:tc>
        <w:tc>
          <w:tcPr>
            <w:tcW w:w="1486" w:type="dxa"/>
          </w:tcPr>
          <w:p w14:paraId="0E80C06D" w14:textId="77777777" w:rsidR="00B41304" w:rsidRPr="00597284" w:rsidRDefault="00B41304" w:rsidP="00B41304">
            <w:pPr>
              <w:rPr>
                <w:color w:val="FF0000"/>
              </w:rPr>
            </w:pPr>
          </w:p>
        </w:tc>
        <w:tc>
          <w:tcPr>
            <w:tcW w:w="3259" w:type="dxa"/>
          </w:tcPr>
          <w:p w14:paraId="7C62D535" w14:textId="77777777" w:rsidR="00B41304" w:rsidRPr="00597284" w:rsidRDefault="00B41304" w:rsidP="00B41304">
            <w:pPr>
              <w:rPr>
                <w:color w:val="FF0000"/>
              </w:rPr>
            </w:pPr>
          </w:p>
        </w:tc>
      </w:tr>
    </w:tbl>
    <w:p w14:paraId="1A937615" w14:textId="4C6B580E" w:rsidR="005A4E8B" w:rsidRPr="00597284" w:rsidRDefault="005A4E8B" w:rsidP="005A4E8B">
      <w:pPr>
        <w:pStyle w:val="PargrafodaLista"/>
        <w:spacing w:after="0"/>
        <w:rPr>
          <w:color w:val="FF0000"/>
        </w:rPr>
      </w:pPr>
    </w:p>
    <w:p w14:paraId="4D1DEB99" w14:textId="4A44653E" w:rsidR="00DB6CC2" w:rsidRPr="00597284" w:rsidRDefault="00DB6CC2" w:rsidP="005A4E8B">
      <w:pPr>
        <w:pStyle w:val="PargrafodaLista"/>
        <w:spacing w:after="0"/>
        <w:rPr>
          <w:color w:val="FF0000"/>
        </w:rPr>
      </w:pPr>
    </w:p>
    <w:p w14:paraId="6A433C06" w14:textId="77777777" w:rsidR="00462342" w:rsidRPr="00597284" w:rsidRDefault="00462342" w:rsidP="00462342">
      <w:pPr>
        <w:pStyle w:val="PargrafodaLista"/>
        <w:spacing w:after="0"/>
        <w:rPr>
          <w:color w:val="FF0000"/>
        </w:rPr>
      </w:pPr>
    </w:p>
    <w:p w14:paraId="3062AA4A" w14:textId="2BDCC483" w:rsidR="00462342" w:rsidRPr="00597284" w:rsidRDefault="00462342" w:rsidP="00462342">
      <w:pPr>
        <w:pStyle w:val="PargrafodaLista"/>
        <w:numPr>
          <w:ilvl w:val="0"/>
          <w:numId w:val="2"/>
        </w:numPr>
        <w:spacing w:after="0"/>
        <w:jc w:val="both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word </w:t>
      </w:r>
      <w:r w:rsidRPr="00597284">
        <w:rPr>
          <w:b/>
          <w:bCs/>
          <w:color w:val="FF0000"/>
          <w:lang w:val="en-US"/>
        </w:rPr>
        <w:t xml:space="preserve">str_conta </w:t>
      </w:r>
      <w:r w:rsidRPr="00597284">
        <w:rPr>
          <w:color w:val="FF0000"/>
          <w:lang w:val="en-US"/>
        </w:rPr>
        <w:t>(byte *vt)</w:t>
      </w:r>
    </w:p>
    <w:p w14:paraId="61FB5AA5" w14:textId="02D1554B" w:rsidR="00462342" w:rsidRPr="00597284" w:rsidRDefault="00462342" w:rsidP="0046234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Contar o tamanho de uma string terminada em zero.</w:t>
      </w:r>
    </w:p>
    <w:p w14:paraId="412958DF" w14:textId="77777777" w:rsidR="00462342" w:rsidRPr="00597284" w:rsidRDefault="00462342" w:rsidP="005A4E8B">
      <w:pPr>
        <w:pStyle w:val="PargrafodaLista"/>
        <w:spacing w:after="0"/>
        <w:rPr>
          <w:color w:val="FF0000"/>
        </w:rPr>
      </w:pPr>
    </w:p>
    <w:p w14:paraId="23A7114E" w14:textId="5C1E46B1" w:rsidR="00B41304" w:rsidRPr="00597284" w:rsidRDefault="00B41304" w:rsidP="00B41304">
      <w:pPr>
        <w:pStyle w:val="PargrafodaLista"/>
        <w:numPr>
          <w:ilvl w:val="0"/>
          <w:numId w:val="2"/>
        </w:numPr>
        <w:spacing w:after="0"/>
        <w:jc w:val="both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long </w:t>
      </w:r>
      <w:r w:rsidRPr="00597284">
        <w:rPr>
          <w:b/>
          <w:bCs/>
          <w:color w:val="FF0000"/>
          <w:lang w:val="en-US"/>
        </w:rPr>
        <w:t>str_2_num</w:t>
      </w:r>
      <w:r w:rsidRPr="00597284">
        <w:rPr>
          <w:color w:val="FF0000"/>
          <w:lang w:val="en-US"/>
        </w:rPr>
        <w:t xml:space="preserve"> (byte *vt)</w:t>
      </w:r>
    </w:p>
    <w:p w14:paraId="130643D4" w14:textId="5E118E7B" w:rsidR="00B41304" w:rsidRPr="00597284" w:rsidRDefault="00B41304" w:rsidP="00B41304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Converter para número uma string terminada em zero. Retorna long.</w:t>
      </w:r>
    </w:p>
    <w:p w14:paraId="7264E691" w14:textId="4417CA77" w:rsidR="00B41304" w:rsidRPr="00597284" w:rsidRDefault="00B41304" w:rsidP="00B41304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 Aceita Hexadecimal </w:t>
      </w:r>
      <w:r w:rsidRPr="00597284">
        <w:rPr>
          <w:b/>
          <w:bCs/>
          <w:color w:val="FF0000"/>
        </w:rPr>
        <w:t>0x</w:t>
      </w:r>
      <w:r w:rsidRPr="00597284">
        <w:rPr>
          <w:color w:val="FF0000"/>
        </w:rPr>
        <w:t>ABCD ou decimal com ou sem sinal (0098, +123, -456, 0x12Bcf).</w:t>
      </w:r>
    </w:p>
    <w:p w14:paraId="5FBF1291" w14:textId="5BB004B1" w:rsidR="00B41304" w:rsidRPr="00597284" w:rsidRDefault="00B41304" w:rsidP="00B41304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Não aceita octal ou binário.</w:t>
      </w:r>
    </w:p>
    <w:p w14:paraId="23EE3E9D" w14:textId="19914EB4" w:rsidR="00B41304" w:rsidRPr="00597284" w:rsidRDefault="00B41304" w:rsidP="00B41304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lastRenderedPageBreak/>
        <w:t>Se houver caractere inválido, retorna ZERO.</w:t>
      </w:r>
    </w:p>
    <w:p w14:paraId="261B3AC6" w14:textId="3C23621F" w:rsidR="00B41304" w:rsidRPr="00597284" w:rsidRDefault="00B41304" w:rsidP="00B41304">
      <w:pPr>
        <w:pStyle w:val="PargrafodaLista"/>
        <w:spacing w:after="0"/>
        <w:rPr>
          <w:color w:val="FF0000"/>
        </w:rPr>
      </w:pPr>
    </w:p>
    <w:p w14:paraId="260046F4" w14:textId="5A1CA731" w:rsidR="00B41304" w:rsidRPr="00597284" w:rsidRDefault="00B41304" w:rsidP="00B41304">
      <w:pPr>
        <w:pStyle w:val="PargrafodaLista"/>
        <w:numPr>
          <w:ilvl w:val="0"/>
          <w:numId w:val="2"/>
        </w:numPr>
        <w:spacing w:after="0"/>
        <w:jc w:val="both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eh_hexa</w:t>
      </w:r>
      <w:r w:rsidRPr="00597284">
        <w:rPr>
          <w:color w:val="FF0000"/>
          <w:lang w:val="en-US"/>
        </w:rPr>
        <w:t xml:space="preserve"> (byte letra)</w:t>
      </w:r>
    </w:p>
    <w:p w14:paraId="7EF26EE2" w14:textId="6B0A44A1" w:rsidR="00B41304" w:rsidRPr="00597284" w:rsidRDefault="00B41304" w:rsidP="00B41304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Verificar se uma letra (um caractere) é um Hexa válido.</w:t>
      </w:r>
    </w:p>
    <w:p w14:paraId="3594C219" w14:textId="768F1AF6" w:rsidR="00B41304" w:rsidRPr="00597284" w:rsidRDefault="00B41304" w:rsidP="00B41304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TRUE  --&gt; caso seja um hexa válido (0, 1, ..., 9, A, ..., F).</w:t>
      </w:r>
    </w:p>
    <w:p w14:paraId="26E70570" w14:textId="18EA31F3" w:rsidR="00B41304" w:rsidRPr="00597284" w:rsidRDefault="00B41304" w:rsidP="00B41304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False --&gt; caso não seja um Hexa válido.</w:t>
      </w:r>
    </w:p>
    <w:p w14:paraId="6B8AEEF2" w14:textId="4BFDB88B" w:rsidR="00B41304" w:rsidRPr="00597284" w:rsidRDefault="00B41304" w:rsidP="00B41304">
      <w:pPr>
        <w:pStyle w:val="PargrafodaLista"/>
        <w:spacing w:after="0"/>
        <w:rPr>
          <w:color w:val="FF0000"/>
        </w:rPr>
      </w:pPr>
    </w:p>
    <w:p w14:paraId="0D1004CB" w14:textId="1E953E6B" w:rsidR="00B41304" w:rsidRPr="00597284" w:rsidRDefault="00B41304" w:rsidP="00B41304">
      <w:pPr>
        <w:pStyle w:val="PargrafodaLista"/>
        <w:numPr>
          <w:ilvl w:val="0"/>
          <w:numId w:val="2"/>
        </w:numPr>
        <w:spacing w:after="0"/>
        <w:jc w:val="both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eh_dec</w:t>
      </w:r>
      <w:r w:rsidRPr="00597284">
        <w:rPr>
          <w:color w:val="FF0000"/>
          <w:lang w:val="en-US"/>
        </w:rPr>
        <w:t xml:space="preserve"> (byte letra)</w:t>
      </w:r>
    </w:p>
    <w:p w14:paraId="3A94A162" w14:textId="470134FF" w:rsidR="00B41304" w:rsidRPr="00597284" w:rsidRDefault="00B41304" w:rsidP="00B41304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Verificar se uma letra (um caractere) é um dígito decimal válido.</w:t>
      </w:r>
    </w:p>
    <w:p w14:paraId="73000AEF" w14:textId="751E0619" w:rsidR="00B41304" w:rsidRPr="00597284" w:rsidRDefault="00B41304" w:rsidP="00B41304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TRUE  --&gt; caso seja um hexa válido (0, 1, ..., 9).</w:t>
      </w:r>
    </w:p>
    <w:p w14:paraId="63B066F6" w14:textId="77777777" w:rsidR="00B41304" w:rsidRPr="00597284" w:rsidRDefault="00B41304" w:rsidP="00B41304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False --&gt; caso não seja um Hexa válido.</w:t>
      </w:r>
    </w:p>
    <w:p w14:paraId="016ADA31" w14:textId="77777777" w:rsidR="00B41304" w:rsidRPr="00597284" w:rsidRDefault="00B41304" w:rsidP="00B41304">
      <w:pPr>
        <w:pStyle w:val="PargrafodaLista"/>
        <w:spacing w:after="0"/>
        <w:rPr>
          <w:color w:val="FF0000"/>
        </w:rPr>
      </w:pPr>
    </w:p>
    <w:p w14:paraId="1B2EAD12" w14:textId="6D0B8DFD" w:rsidR="00B41304" w:rsidRPr="00597284" w:rsidRDefault="00B41304" w:rsidP="00B41304">
      <w:pPr>
        <w:pStyle w:val="PargrafodaLista"/>
        <w:numPr>
          <w:ilvl w:val="0"/>
          <w:numId w:val="2"/>
        </w:numPr>
        <w:spacing w:after="0"/>
        <w:jc w:val="both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str_maiusc</w:t>
      </w:r>
      <w:r w:rsidRPr="00597284">
        <w:rPr>
          <w:color w:val="FF0000"/>
          <w:lang w:val="en-US"/>
        </w:rPr>
        <w:t xml:space="preserve"> (byte *vt)</w:t>
      </w:r>
    </w:p>
    <w:p w14:paraId="7A51A6C3" w14:textId="5E5B7732" w:rsidR="00B41304" w:rsidRPr="00597284" w:rsidRDefault="00B41304" w:rsidP="00B41304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Converter para maiúsculas </w:t>
      </w:r>
      <w:r w:rsidR="003D1A7E" w:rsidRPr="00597284">
        <w:rPr>
          <w:color w:val="FF0000"/>
        </w:rPr>
        <w:t xml:space="preserve">somente </w:t>
      </w:r>
      <w:r w:rsidRPr="00597284">
        <w:rPr>
          <w:color w:val="FF0000"/>
        </w:rPr>
        <w:t>as letras de uma string terminada em zero.</w:t>
      </w:r>
    </w:p>
    <w:p w14:paraId="410FB2F9" w14:textId="77777777" w:rsidR="00DB6CC2" w:rsidRPr="00597284" w:rsidRDefault="00DB6CC2" w:rsidP="005A4E8B">
      <w:pPr>
        <w:pStyle w:val="PargrafodaLista"/>
        <w:spacing w:after="0"/>
        <w:rPr>
          <w:color w:val="FF0000"/>
        </w:rPr>
      </w:pPr>
    </w:p>
    <w:p w14:paraId="64758627" w14:textId="30FCC3AE" w:rsidR="00DB6CC2" w:rsidRPr="00597284" w:rsidRDefault="00DB6CC2" w:rsidP="00DB6CC2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void </w:t>
      </w:r>
      <w:r w:rsidRPr="00597284">
        <w:rPr>
          <w:b/>
          <w:bCs/>
          <w:color w:val="FF0000"/>
        </w:rPr>
        <w:t>str_data_hora</w:t>
      </w:r>
      <w:r w:rsidRPr="00597284">
        <w:rPr>
          <w:color w:val="FF0000"/>
        </w:rPr>
        <w:t xml:space="preserve"> (char *dh, char *msg)</w:t>
      </w:r>
    </w:p>
    <w:p w14:paraId="55EF986E" w14:textId="2A401255" w:rsidR="00DB6CC2" w:rsidRPr="00597284" w:rsidRDefault="00DB6CC2" w:rsidP="00DB6CC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 em msg a data e hora para depois ser impressa. dd/mm/aa hh/mm/ss.</w:t>
      </w:r>
    </w:p>
    <w:p w14:paraId="770C018B" w14:textId="4B1053CA" w:rsidR="00DB6CC2" w:rsidRPr="00597284" w:rsidRDefault="00DB6CC2" w:rsidP="00DB6CC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É preciso de 18 posições de msg.</w:t>
      </w:r>
    </w:p>
    <w:p w14:paraId="193BE800" w14:textId="77777777" w:rsidR="00DB6CC2" w:rsidRPr="00597284" w:rsidRDefault="00DB6CC2" w:rsidP="00DB6CC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O vetor dh deve estar no formato dos registradores de DS3231.</w:t>
      </w:r>
    </w:p>
    <w:p w14:paraId="2625C1E5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</w:p>
    <w:p w14:paraId="37DACC8C" w14:textId="77777777" w:rsidR="005A4E8B" w:rsidRPr="00597284" w:rsidRDefault="005A4E8B" w:rsidP="005A4E8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str_copia_zf</w:t>
      </w:r>
      <w:r w:rsidRPr="00597284">
        <w:rPr>
          <w:color w:val="FF0000"/>
          <w:lang w:val="en-US"/>
        </w:rPr>
        <w:t xml:space="preserve"> (byte *ft, byte *dest)</w:t>
      </w:r>
    </w:p>
    <w:p w14:paraId="5FE5F74A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Faz cópia de uma string e retorna tamanho string copiada. Inclui o Zero Final.</w:t>
      </w:r>
    </w:p>
    <w:p w14:paraId="144CC952" w14:textId="6921ABA3" w:rsidR="005A4E8B" w:rsidRPr="00597284" w:rsidRDefault="005A4E8B" w:rsidP="005A4E8B">
      <w:pPr>
        <w:spacing w:after="0"/>
        <w:rPr>
          <w:color w:val="FF0000"/>
        </w:rPr>
      </w:pPr>
    </w:p>
    <w:p w14:paraId="007DC2F6" w14:textId="56B21D21" w:rsidR="00744F74" w:rsidRPr="00597284" w:rsidRDefault="00744F74" w:rsidP="00744F74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str_copia</w:t>
      </w:r>
      <w:r w:rsidRPr="00597284">
        <w:rPr>
          <w:color w:val="FF0000"/>
          <w:lang w:val="en-US"/>
        </w:rPr>
        <w:t xml:space="preserve"> (byte *ft, byte *dest)</w:t>
      </w:r>
    </w:p>
    <w:p w14:paraId="73AD1661" w14:textId="60C29D44" w:rsidR="00744F74" w:rsidRPr="00597284" w:rsidRDefault="00744F74" w:rsidP="00744F74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Faz cópia de uma string e retorna tamanho string copiada. NÃO </w:t>
      </w:r>
      <w:r w:rsidR="00EC31C9" w:rsidRPr="00597284">
        <w:rPr>
          <w:color w:val="FF0000"/>
        </w:rPr>
        <w:t>i</w:t>
      </w:r>
      <w:r w:rsidRPr="00597284">
        <w:rPr>
          <w:color w:val="FF0000"/>
        </w:rPr>
        <w:t>nclui o Zero Final.</w:t>
      </w:r>
    </w:p>
    <w:p w14:paraId="4BC28539" w14:textId="77777777" w:rsidR="00744F74" w:rsidRPr="00597284" w:rsidRDefault="00744F74" w:rsidP="005A4E8B">
      <w:pPr>
        <w:spacing w:after="0"/>
        <w:rPr>
          <w:color w:val="FF0000"/>
        </w:rPr>
      </w:pPr>
    </w:p>
    <w:p w14:paraId="5CFA0777" w14:textId="77777777" w:rsidR="005A4E8B" w:rsidRPr="00597284" w:rsidRDefault="005A4E8B" w:rsidP="005A4E8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str_tam</w:t>
      </w:r>
      <w:r w:rsidRPr="00597284">
        <w:rPr>
          <w:color w:val="FF0000"/>
          <w:lang w:val="en-US"/>
        </w:rPr>
        <w:t xml:space="preserve"> (byte *ft)</w:t>
      </w:r>
    </w:p>
    <w:p w14:paraId="7EFD5A23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tamanho da string, não conta o zero final.</w:t>
      </w:r>
    </w:p>
    <w:p w14:paraId="5877DEDC" w14:textId="77777777" w:rsidR="005A4E8B" w:rsidRPr="00597284" w:rsidRDefault="005A4E8B" w:rsidP="005A4E8B">
      <w:pPr>
        <w:spacing w:after="0"/>
        <w:rPr>
          <w:color w:val="FF0000"/>
        </w:rPr>
      </w:pPr>
    </w:p>
    <w:p w14:paraId="09AD785D" w14:textId="77777777" w:rsidR="005A4E8B" w:rsidRPr="00597284" w:rsidRDefault="005A4E8B" w:rsidP="005A4E8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str_rmvz_u</w:t>
      </w:r>
      <w:r w:rsidRPr="00597284">
        <w:rPr>
          <w:color w:val="FF0000"/>
          <w:lang w:val="en-US"/>
        </w:rPr>
        <w:t xml:space="preserve"> (char *msg)</w:t>
      </w:r>
    </w:p>
    <w:p w14:paraId="5EEF447A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Remove os zeros à esquerda da string de número sem sinal que está em msg.</w:t>
      </w:r>
    </w:p>
    <w:p w14:paraId="1C22DB1B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</w:p>
    <w:p w14:paraId="003C6C09" w14:textId="77777777" w:rsidR="005A4E8B" w:rsidRPr="00597284" w:rsidRDefault="005A4E8B" w:rsidP="005A4E8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str_rmvz_s</w:t>
      </w:r>
      <w:r w:rsidRPr="00597284">
        <w:rPr>
          <w:color w:val="FF0000"/>
          <w:lang w:val="en-US"/>
        </w:rPr>
        <w:t xml:space="preserve"> (char *msg)</w:t>
      </w:r>
    </w:p>
    <w:p w14:paraId="290944DA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Remove os zeros à esquerda da string de número com sinal que está em msg.</w:t>
      </w:r>
    </w:p>
    <w:p w14:paraId="63A31FC8" w14:textId="77777777" w:rsidR="005A4E8B" w:rsidRPr="00597284" w:rsidRDefault="005A4E8B" w:rsidP="005A4E8B">
      <w:pPr>
        <w:spacing w:after="0"/>
        <w:rPr>
          <w:color w:val="FF0000"/>
        </w:rPr>
      </w:pPr>
    </w:p>
    <w:p w14:paraId="040739EA" w14:textId="77777777" w:rsidR="005A4E8B" w:rsidRPr="00597284" w:rsidRDefault="005A4E8B" w:rsidP="005A4E8B">
      <w:pPr>
        <w:pStyle w:val="PargrafodaLista"/>
        <w:numPr>
          <w:ilvl w:val="0"/>
          <w:numId w:val="2"/>
        </w:numPr>
        <w:spacing w:after="0"/>
        <w:rPr>
          <w:rFonts w:ascii="Courier New" w:hAnsi="Courier New" w:cs="Courier New"/>
          <w:b/>
          <w:bCs/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str_float</w:t>
      </w:r>
      <w:r w:rsidRPr="00597284">
        <w:rPr>
          <w:color w:val="FF0000"/>
          <w:lang w:val="en-US"/>
        </w:rPr>
        <w:t xml:space="preserve"> (float f, byte prec, char *msg)</w:t>
      </w:r>
    </w:p>
    <w:p w14:paraId="24457BF5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No Arduino, double e float têm a mesma precisão</w:t>
      </w:r>
    </w:p>
    <w:p w14:paraId="18B13774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 em msg o float fx com prec casas após a vírgula e apresenta o sinal.</w:t>
      </w:r>
    </w:p>
    <w:p w14:paraId="61A921A0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Formato = + xxx xxx xxx , ddd ddd ddd ddd (usar char msg[24])</w:t>
      </w:r>
    </w:p>
    <w:p w14:paraId="307BD1B7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Limite da parte inteira = 9 dígitos. </w:t>
      </w:r>
    </w:p>
    <w:p w14:paraId="1929241D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Limite da parte fracionária = 12 dígitos.</w:t>
      </w:r>
    </w:p>
    <w:p w14:paraId="5A5B1CB6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Caso ultrapasse os limites imprime ###, ###</w:t>
      </w:r>
    </w:p>
    <w:p w14:paraId="74696A73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O máximo é 999.999.999,999999. Se ultrapassar o máximo, escreve ###,###.</w:t>
      </w:r>
    </w:p>
    <w:p w14:paraId="0B25B30B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Na verdade, o máximo é 999.999.999,999967. Exemplos:</w:t>
      </w:r>
    </w:p>
    <w:p w14:paraId="40526AD0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999.999.999,0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imprime 999.999.936,000000 (por causa da precisão da representação)</w:t>
      </w:r>
    </w:p>
    <w:p w14:paraId="34D881C8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876.543.210,123456789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imprime 876543232,000000 (por causa da precisão da representação)</w:t>
      </w:r>
    </w:p>
    <w:p w14:paraId="70F7B5C9" w14:textId="77777777" w:rsidR="005A4E8B" w:rsidRPr="00597284" w:rsidRDefault="005A4E8B" w:rsidP="005A4E8B">
      <w:pPr>
        <w:spacing w:after="0"/>
        <w:rPr>
          <w:color w:val="FF0000"/>
        </w:rPr>
      </w:pPr>
    </w:p>
    <w:p w14:paraId="6A05E1F1" w14:textId="77777777" w:rsidR="005A4E8B" w:rsidRPr="00597284" w:rsidRDefault="005A4E8B" w:rsidP="005A4E8B">
      <w:pPr>
        <w:pStyle w:val="PargrafodaLista"/>
        <w:numPr>
          <w:ilvl w:val="0"/>
          <w:numId w:val="2"/>
        </w:numPr>
        <w:spacing w:after="0"/>
        <w:rPr>
          <w:rFonts w:ascii="Courier New" w:hAnsi="Courier New" w:cs="Courier New"/>
          <w:b/>
          <w:bCs/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str_dec32</w:t>
      </w:r>
      <w:r w:rsidRPr="00597284">
        <w:rPr>
          <w:color w:val="FF0000"/>
          <w:lang w:val="en-US"/>
        </w:rPr>
        <w:t xml:space="preserve"> (long c, char *msg)</w:t>
      </w:r>
    </w:p>
    <w:p w14:paraId="7EB9D98D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 em msg o (long) decimal 32 bits com sinal e com zeros à esquerda.</w:t>
      </w:r>
    </w:p>
    <w:p w14:paraId="3ADBF1DB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Usar char msg[12], pois +4 294 967 295 \0 - 12 posições.</w:t>
      </w:r>
    </w:p>
    <w:p w14:paraId="22DA2D4F" w14:textId="77777777" w:rsidR="005A4E8B" w:rsidRPr="00597284" w:rsidRDefault="005A4E8B" w:rsidP="005A4E8B">
      <w:pPr>
        <w:spacing w:after="0"/>
        <w:rPr>
          <w:color w:val="FF0000"/>
        </w:rPr>
      </w:pPr>
    </w:p>
    <w:p w14:paraId="270905DE" w14:textId="77777777" w:rsidR="005A4E8B" w:rsidRPr="00597284" w:rsidRDefault="005A4E8B" w:rsidP="005A4E8B">
      <w:pPr>
        <w:pStyle w:val="PargrafodaLista"/>
        <w:numPr>
          <w:ilvl w:val="0"/>
          <w:numId w:val="2"/>
        </w:numPr>
        <w:spacing w:after="0"/>
        <w:rPr>
          <w:rFonts w:ascii="Courier New" w:hAnsi="Courier New" w:cs="Courier New"/>
          <w:b/>
          <w:bCs/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str_dec32u</w:t>
      </w:r>
      <w:r w:rsidRPr="00597284">
        <w:rPr>
          <w:color w:val="FF0000"/>
          <w:lang w:val="en-US"/>
        </w:rPr>
        <w:t xml:space="preserve"> (long c, char *msg)</w:t>
      </w:r>
    </w:p>
    <w:p w14:paraId="2032EB25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 em msg o (unsigned long) decimal 32 bits sem sinal e com zeros à esquerda.</w:t>
      </w:r>
    </w:p>
    <w:p w14:paraId="5C73A795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Usar char msg[12], pois +4 294 967 295 \0 - 12 posições.</w:t>
      </w:r>
    </w:p>
    <w:p w14:paraId="5BF0E15C" w14:textId="77777777" w:rsidR="005A4E8B" w:rsidRPr="00597284" w:rsidRDefault="005A4E8B" w:rsidP="005A4E8B">
      <w:pPr>
        <w:spacing w:after="0"/>
        <w:rPr>
          <w:color w:val="FF0000"/>
        </w:rPr>
      </w:pPr>
    </w:p>
    <w:p w14:paraId="43026548" w14:textId="77777777" w:rsidR="005A4E8B" w:rsidRPr="00597284" w:rsidRDefault="005A4E8B" w:rsidP="005A4E8B">
      <w:pPr>
        <w:pStyle w:val="PargrafodaLista"/>
        <w:numPr>
          <w:ilvl w:val="0"/>
          <w:numId w:val="2"/>
        </w:numPr>
        <w:spacing w:after="0"/>
        <w:rPr>
          <w:rFonts w:ascii="Courier New" w:hAnsi="Courier New" w:cs="Courier New"/>
          <w:b/>
          <w:bCs/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str_hex32</w:t>
      </w:r>
      <w:r w:rsidRPr="00597284">
        <w:rPr>
          <w:color w:val="FF0000"/>
          <w:lang w:val="en-US"/>
        </w:rPr>
        <w:t xml:space="preserve"> (long c, char *msg)</w:t>
      </w:r>
    </w:p>
    <w:p w14:paraId="4DF45359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 em msg o (long) hexadecimal de 32 bits. Usar char msg[9].</w:t>
      </w:r>
    </w:p>
    <w:p w14:paraId="312E4F28" w14:textId="513C02FE" w:rsidR="005A4E8B" w:rsidRPr="00597284" w:rsidRDefault="005A4E8B" w:rsidP="005A4E8B">
      <w:pPr>
        <w:spacing w:after="0"/>
        <w:rPr>
          <w:color w:val="FF0000"/>
        </w:rPr>
      </w:pPr>
    </w:p>
    <w:p w14:paraId="213103B3" w14:textId="002C8497" w:rsidR="009D4F2E" w:rsidRPr="00597284" w:rsidRDefault="009D4F2E" w:rsidP="009D4F2E">
      <w:pPr>
        <w:pStyle w:val="PargrafodaLista"/>
        <w:numPr>
          <w:ilvl w:val="0"/>
          <w:numId w:val="2"/>
        </w:numPr>
        <w:spacing w:after="0"/>
        <w:rPr>
          <w:rFonts w:ascii="Courier New" w:hAnsi="Courier New" w:cs="Courier New"/>
          <w:b/>
          <w:bCs/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str_bcd16</w:t>
      </w:r>
      <w:r w:rsidRPr="00597284">
        <w:rPr>
          <w:color w:val="FF0000"/>
          <w:lang w:val="en-US"/>
        </w:rPr>
        <w:t xml:space="preserve"> (word c, char *msg)</w:t>
      </w:r>
    </w:p>
    <w:p w14:paraId="70679C3A" w14:textId="47646287" w:rsidR="009D4F2E" w:rsidRPr="00597284" w:rsidRDefault="009D4F2E" w:rsidP="009D4F2E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 em msg o (word) BCD sem sinal e com zeros à esquerda.</w:t>
      </w:r>
    </w:p>
    <w:p w14:paraId="4C096C18" w14:textId="4787048A" w:rsidR="009D4F2E" w:rsidRPr="00597284" w:rsidRDefault="009D4F2E" w:rsidP="009D4F2E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Usar char msg[5], pois 1 234 \0 - 5 posições.</w:t>
      </w:r>
    </w:p>
    <w:p w14:paraId="064BB37A" w14:textId="77777777" w:rsidR="009D4F2E" w:rsidRPr="00597284" w:rsidRDefault="009D4F2E" w:rsidP="005A4E8B">
      <w:pPr>
        <w:spacing w:after="0"/>
        <w:rPr>
          <w:color w:val="FF0000"/>
        </w:rPr>
      </w:pPr>
    </w:p>
    <w:p w14:paraId="589F727E" w14:textId="77777777" w:rsidR="005A4E8B" w:rsidRPr="00597284" w:rsidRDefault="005A4E8B" w:rsidP="005A4E8B">
      <w:pPr>
        <w:pStyle w:val="PargrafodaLista"/>
        <w:numPr>
          <w:ilvl w:val="0"/>
          <w:numId w:val="2"/>
        </w:numPr>
        <w:spacing w:after="0"/>
        <w:rPr>
          <w:rFonts w:ascii="Courier New" w:hAnsi="Courier New" w:cs="Courier New"/>
          <w:b/>
          <w:bCs/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str_dec16</w:t>
      </w:r>
      <w:r w:rsidRPr="00597284">
        <w:rPr>
          <w:color w:val="FF0000"/>
          <w:lang w:val="en-US"/>
        </w:rPr>
        <w:t xml:space="preserve"> (int c, char *msg)</w:t>
      </w:r>
    </w:p>
    <w:p w14:paraId="77F8381E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 em msg o (int) decimal 16 bits com sinal e com zeros à esquerda.</w:t>
      </w:r>
    </w:p>
    <w:p w14:paraId="088DC9C4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Usar char msg[7], pois +67 295 \0 - 7 posições.</w:t>
      </w:r>
    </w:p>
    <w:p w14:paraId="42822936" w14:textId="77777777" w:rsidR="005A4E8B" w:rsidRPr="00597284" w:rsidRDefault="005A4E8B" w:rsidP="005A4E8B">
      <w:pPr>
        <w:spacing w:after="0"/>
        <w:rPr>
          <w:color w:val="FF0000"/>
        </w:rPr>
      </w:pPr>
    </w:p>
    <w:p w14:paraId="1673E1A0" w14:textId="77777777" w:rsidR="005A4E8B" w:rsidRPr="00597284" w:rsidRDefault="005A4E8B" w:rsidP="005A4E8B">
      <w:pPr>
        <w:pStyle w:val="PargrafodaLista"/>
        <w:numPr>
          <w:ilvl w:val="0"/>
          <w:numId w:val="2"/>
        </w:numPr>
        <w:spacing w:after="0"/>
        <w:rPr>
          <w:rFonts w:ascii="Courier New" w:hAnsi="Courier New" w:cs="Courier New"/>
          <w:b/>
          <w:bCs/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str_dec16u</w:t>
      </w:r>
      <w:r w:rsidRPr="00597284">
        <w:rPr>
          <w:color w:val="FF0000"/>
          <w:lang w:val="en-US"/>
        </w:rPr>
        <w:t xml:space="preserve"> (word c, char *msg)</w:t>
      </w:r>
    </w:p>
    <w:p w14:paraId="76A364E7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 em msg o (word) decimal 16 bits sem sinal e com zeros à esquerda.</w:t>
      </w:r>
    </w:p>
    <w:p w14:paraId="7562F171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Usar char msg[7], pois +67 295 \0 - 7 posições.</w:t>
      </w:r>
    </w:p>
    <w:p w14:paraId="6FD5823F" w14:textId="77777777" w:rsidR="005A4E8B" w:rsidRPr="00597284" w:rsidRDefault="005A4E8B" w:rsidP="005A4E8B">
      <w:pPr>
        <w:spacing w:after="0"/>
        <w:rPr>
          <w:color w:val="FF0000"/>
        </w:rPr>
      </w:pPr>
    </w:p>
    <w:p w14:paraId="6CF29103" w14:textId="77777777" w:rsidR="005A4E8B" w:rsidRPr="00597284" w:rsidRDefault="005A4E8B" w:rsidP="005A4E8B">
      <w:pPr>
        <w:pStyle w:val="PargrafodaLista"/>
        <w:numPr>
          <w:ilvl w:val="0"/>
          <w:numId w:val="2"/>
        </w:numPr>
        <w:spacing w:after="0"/>
        <w:rPr>
          <w:rFonts w:ascii="Courier New" w:hAnsi="Courier New" w:cs="Courier New"/>
          <w:b/>
          <w:bCs/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str_hex16</w:t>
      </w:r>
      <w:r w:rsidRPr="00597284">
        <w:rPr>
          <w:color w:val="FF0000"/>
          <w:lang w:val="en-US"/>
        </w:rPr>
        <w:t xml:space="preserve"> (word c, char *msg)</w:t>
      </w:r>
    </w:p>
    <w:p w14:paraId="30B2101C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 em msg o (word) hexadecimal de 16 bits. Usar char msg[5].</w:t>
      </w:r>
    </w:p>
    <w:p w14:paraId="3A20CAEE" w14:textId="6971591E" w:rsidR="005A4E8B" w:rsidRPr="00597284" w:rsidRDefault="005A4E8B" w:rsidP="005A4E8B">
      <w:pPr>
        <w:spacing w:after="0"/>
        <w:rPr>
          <w:color w:val="FF0000"/>
        </w:rPr>
      </w:pPr>
    </w:p>
    <w:p w14:paraId="64EC09CD" w14:textId="15CC0976" w:rsidR="009D4F2E" w:rsidRPr="00597284" w:rsidRDefault="009D4F2E" w:rsidP="009D4F2E">
      <w:pPr>
        <w:pStyle w:val="PargrafodaLista"/>
        <w:numPr>
          <w:ilvl w:val="0"/>
          <w:numId w:val="2"/>
        </w:numPr>
        <w:spacing w:after="0"/>
        <w:rPr>
          <w:rFonts w:ascii="Courier New" w:hAnsi="Courier New" w:cs="Courier New"/>
          <w:b/>
          <w:bCs/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str_bcd8</w:t>
      </w:r>
      <w:r w:rsidRPr="00597284">
        <w:rPr>
          <w:color w:val="FF0000"/>
          <w:lang w:val="en-US"/>
        </w:rPr>
        <w:t xml:space="preserve"> (char c, char *msg)</w:t>
      </w:r>
    </w:p>
    <w:p w14:paraId="4E40F4C2" w14:textId="6648FF93" w:rsidR="009D4F2E" w:rsidRPr="00597284" w:rsidRDefault="009D4F2E" w:rsidP="009D4F2E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 em msg o (char) BCD sem sinal e com zeros à esquerda.</w:t>
      </w:r>
    </w:p>
    <w:p w14:paraId="247C39B8" w14:textId="3510962A" w:rsidR="009D4F2E" w:rsidRPr="00597284" w:rsidRDefault="009D4F2E" w:rsidP="009D4F2E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Usar char msg[3], pois 12 \0 - 3 posições.</w:t>
      </w:r>
    </w:p>
    <w:p w14:paraId="3C74B90D" w14:textId="77777777" w:rsidR="009D4F2E" w:rsidRPr="00597284" w:rsidRDefault="009D4F2E" w:rsidP="005A4E8B">
      <w:pPr>
        <w:spacing w:after="0"/>
        <w:rPr>
          <w:color w:val="FF0000"/>
        </w:rPr>
      </w:pPr>
    </w:p>
    <w:p w14:paraId="1715CE40" w14:textId="77777777" w:rsidR="005A4E8B" w:rsidRPr="00597284" w:rsidRDefault="005A4E8B" w:rsidP="005A4E8B">
      <w:pPr>
        <w:pStyle w:val="PargrafodaLista"/>
        <w:numPr>
          <w:ilvl w:val="0"/>
          <w:numId w:val="2"/>
        </w:numPr>
        <w:spacing w:after="0"/>
        <w:rPr>
          <w:rFonts w:ascii="Courier New" w:hAnsi="Courier New" w:cs="Courier New"/>
          <w:b/>
          <w:bCs/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str_dec8</w:t>
      </w:r>
      <w:r w:rsidRPr="00597284">
        <w:rPr>
          <w:color w:val="FF0000"/>
          <w:lang w:val="en-US"/>
        </w:rPr>
        <w:t xml:space="preserve"> (char c, char *msg)</w:t>
      </w:r>
    </w:p>
    <w:p w14:paraId="3A963329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 em msg o (char) decimal 8 bits com sinal e com zeros à esquerda.</w:t>
      </w:r>
    </w:p>
    <w:p w14:paraId="2F35716E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Usar char msg[5], pois +123 \0 - 5 posições.</w:t>
      </w:r>
    </w:p>
    <w:p w14:paraId="304D5204" w14:textId="77777777" w:rsidR="005A4E8B" w:rsidRPr="00597284" w:rsidRDefault="005A4E8B" w:rsidP="005A4E8B">
      <w:pPr>
        <w:spacing w:after="0"/>
        <w:rPr>
          <w:color w:val="FF0000"/>
        </w:rPr>
      </w:pPr>
    </w:p>
    <w:p w14:paraId="2150411E" w14:textId="77777777" w:rsidR="005A4E8B" w:rsidRPr="00597284" w:rsidRDefault="005A4E8B" w:rsidP="005A4E8B">
      <w:pPr>
        <w:pStyle w:val="PargrafodaLista"/>
        <w:numPr>
          <w:ilvl w:val="0"/>
          <w:numId w:val="2"/>
        </w:numPr>
        <w:spacing w:after="0"/>
        <w:rPr>
          <w:rFonts w:ascii="Courier New" w:hAnsi="Courier New" w:cs="Courier New"/>
          <w:b/>
          <w:bCs/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str_dec8u</w:t>
      </w:r>
      <w:r w:rsidRPr="00597284">
        <w:rPr>
          <w:color w:val="FF0000"/>
          <w:lang w:val="en-US"/>
        </w:rPr>
        <w:t xml:space="preserve"> (byte c, char *msg)</w:t>
      </w:r>
    </w:p>
    <w:p w14:paraId="1EDED153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 em msg o (byte) decimal 8 bits sem sinal e com zeros à esquerda.</w:t>
      </w:r>
    </w:p>
    <w:p w14:paraId="6511242F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Usar char msg[5], pois +295 \0 - 5 posições.</w:t>
      </w:r>
    </w:p>
    <w:p w14:paraId="5DA60068" w14:textId="77777777" w:rsidR="005A4E8B" w:rsidRPr="00597284" w:rsidRDefault="005A4E8B" w:rsidP="005A4E8B">
      <w:pPr>
        <w:spacing w:after="0"/>
        <w:rPr>
          <w:color w:val="FF0000"/>
        </w:rPr>
      </w:pPr>
    </w:p>
    <w:p w14:paraId="446A6DBF" w14:textId="77777777" w:rsidR="005A4E8B" w:rsidRPr="00597284" w:rsidRDefault="005A4E8B" w:rsidP="005A4E8B">
      <w:pPr>
        <w:pStyle w:val="PargrafodaLista"/>
        <w:numPr>
          <w:ilvl w:val="0"/>
          <w:numId w:val="2"/>
        </w:numPr>
        <w:spacing w:after="0"/>
        <w:rPr>
          <w:rFonts w:ascii="Courier New" w:hAnsi="Courier New" w:cs="Courier New"/>
          <w:b/>
          <w:bCs/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str_hex8</w:t>
      </w:r>
      <w:r w:rsidRPr="00597284">
        <w:rPr>
          <w:color w:val="FF0000"/>
          <w:lang w:val="en-US"/>
        </w:rPr>
        <w:t xml:space="preserve"> (byte c, char *msg)</w:t>
      </w:r>
    </w:p>
    <w:p w14:paraId="42011BAB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 em msg o (byte) hexadecimal de 8 bits. Usar char msg[3].</w:t>
      </w:r>
    </w:p>
    <w:p w14:paraId="3F8F3C73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</w:p>
    <w:p w14:paraId="750ECCA2" w14:textId="77777777" w:rsidR="005A4E8B" w:rsidRPr="00597284" w:rsidRDefault="005A4E8B" w:rsidP="005A4E8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str_spc</w:t>
      </w:r>
      <w:r w:rsidRPr="00597284">
        <w:rPr>
          <w:color w:val="FF0000"/>
          <w:lang w:val="en-US"/>
        </w:rPr>
        <w:t>(char qtd, char *msg)</w:t>
      </w:r>
    </w:p>
    <w:p w14:paraId="53CD6048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Escrever em msg uma qtd de espaços = 0x20 (Espaço em Branco). Prever msg com tamanho adequado.</w:t>
      </w:r>
    </w:p>
    <w:p w14:paraId="08F386B2" w14:textId="77777777" w:rsidR="005A4E8B" w:rsidRPr="00597284" w:rsidRDefault="005A4E8B" w:rsidP="005A4E8B">
      <w:pPr>
        <w:spacing w:after="0"/>
        <w:rPr>
          <w:color w:val="FF0000"/>
        </w:rPr>
      </w:pPr>
    </w:p>
    <w:p w14:paraId="01831AA8" w14:textId="77777777" w:rsidR="005A4E8B" w:rsidRPr="00597284" w:rsidRDefault="005A4E8B" w:rsidP="005A4E8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str_crlf</w:t>
      </w:r>
      <w:r w:rsidRPr="00597284">
        <w:rPr>
          <w:color w:val="FF0000"/>
          <w:lang w:val="en-US"/>
        </w:rPr>
        <w:t>(char qtd, char *msg)</w:t>
      </w:r>
    </w:p>
    <w:p w14:paraId="1DA25728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Escrever em msg uma qtd de pares CR (‘\r’=0xD) e LF (‘\n’=0xA). Prever msg com tamanho adequado.</w:t>
      </w:r>
    </w:p>
    <w:p w14:paraId="77F64EE1" w14:textId="77777777" w:rsidR="005A4E8B" w:rsidRPr="00597284" w:rsidRDefault="005A4E8B" w:rsidP="005A4E8B">
      <w:pPr>
        <w:spacing w:after="0"/>
        <w:rPr>
          <w:color w:val="FF0000"/>
        </w:rPr>
      </w:pPr>
    </w:p>
    <w:p w14:paraId="3F3CFFAB" w14:textId="77777777" w:rsidR="005A4E8B" w:rsidRPr="00597284" w:rsidRDefault="005A4E8B" w:rsidP="005A4E8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str_cr</w:t>
      </w:r>
      <w:r w:rsidRPr="00597284">
        <w:rPr>
          <w:color w:val="FF0000"/>
          <w:lang w:val="en-US"/>
        </w:rPr>
        <w:t>(char qtd, char *msg)</w:t>
      </w:r>
    </w:p>
    <w:p w14:paraId="222910F9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Escrever em msg uma qtd de CR (‘\r’=0xD). Prever msg com tamanho adequado.</w:t>
      </w:r>
    </w:p>
    <w:p w14:paraId="1C7CEFBC" w14:textId="77777777" w:rsidR="005A4E8B" w:rsidRPr="00597284" w:rsidRDefault="005A4E8B" w:rsidP="005A4E8B">
      <w:pPr>
        <w:spacing w:after="0"/>
        <w:rPr>
          <w:color w:val="FF0000"/>
        </w:rPr>
      </w:pPr>
    </w:p>
    <w:p w14:paraId="0005B985" w14:textId="77777777" w:rsidR="005A4E8B" w:rsidRPr="00597284" w:rsidRDefault="005A4E8B" w:rsidP="005A4E8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str_lf</w:t>
      </w:r>
      <w:r w:rsidRPr="00597284">
        <w:rPr>
          <w:color w:val="FF0000"/>
          <w:lang w:val="en-US"/>
        </w:rPr>
        <w:t>(char qtd, char *msg)</w:t>
      </w:r>
    </w:p>
    <w:p w14:paraId="76AADBF6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Escrever em msg uma qtd de LF (‘\n’=0xA). Prever msg com tamanho adequado.</w:t>
      </w:r>
    </w:p>
    <w:p w14:paraId="13C55280" w14:textId="77777777" w:rsidR="005A4E8B" w:rsidRPr="00597284" w:rsidRDefault="005A4E8B" w:rsidP="005A4E8B">
      <w:pPr>
        <w:spacing w:after="0"/>
        <w:rPr>
          <w:color w:val="FF0000"/>
        </w:rPr>
      </w:pPr>
    </w:p>
    <w:p w14:paraId="13FAA995" w14:textId="77777777" w:rsidR="005A4E8B" w:rsidRPr="00597284" w:rsidRDefault="005A4E8B" w:rsidP="005A4E8B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lastRenderedPageBreak/>
        <w:t xml:space="preserve">byte </w:t>
      </w:r>
      <w:r w:rsidRPr="00597284">
        <w:rPr>
          <w:b/>
          <w:bCs/>
          <w:color w:val="FF0000"/>
        </w:rPr>
        <w:t>asc_nib</w:t>
      </w:r>
      <w:r w:rsidRPr="00597284">
        <w:rPr>
          <w:color w:val="FF0000"/>
        </w:rPr>
        <w:t xml:space="preserve"> (byte asc)</w:t>
      </w:r>
    </w:p>
    <w:p w14:paraId="12486BA2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Converter ASCII em nibble.</w:t>
      </w:r>
    </w:p>
    <w:p w14:paraId="7F55E9A8" w14:textId="77777777" w:rsidR="005A4E8B" w:rsidRPr="00597284" w:rsidRDefault="005A4E8B" w:rsidP="005A4E8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ASCII = 0x30, 0x31, ..., 0x49, 0x41, ..., 0x46. (0,1,2, ..., F)</w:t>
      </w:r>
    </w:p>
    <w:p w14:paraId="1DF1E0FF" w14:textId="77777777" w:rsidR="005A4E8B" w:rsidRPr="00597284" w:rsidRDefault="005A4E8B" w:rsidP="005A4E8B">
      <w:pPr>
        <w:spacing w:after="0"/>
        <w:rPr>
          <w:color w:val="FF0000"/>
        </w:rPr>
      </w:pPr>
    </w:p>
    <w:p w14:paraId="63515FFD" w14:textId="77777777" w:rsidR="005A4E8B" w:rsidRPr="00597284" w:rsidRDefault="005A4E8B" w:rsidP="005A4E8B">
      <w:pPr>
        <w:spacing w:after="0"/>
        <w:rPr>
          <w:color w:val="FF0000"/>
        </w:rPr>
      </w:pPr>
    </w:p>
    <w:p w14:paraId="43DC6672" w14:textId="77777777" w:rsidR="005A4E8B" w:rsidRPr="00597284" w:rsidRDefault="005A4E8B" w:rsidP="005A4E8B">
      <w:pPr>
        <w:spacing w:after="0"/>
        <w:rPr>
          <w:color w:val="FF0000"/>
        </w:rPr>
      </w:pPr>
    </w:p>
    <w:p w14:paraId="22AACE12" w14:textId="77777777" w:rsidR="00943400" w:rsidRPr="00597284" w:rsidRDefault="00943400">
      <w:pPr>
        <w:rPr>
          <w:b/>
          <w:bCs/>
          <w:color w:val="FF0000"/>
          <w:sz w:val="40"/>
          <w:szCs w:val="40"/>
        </w:rPr>
      </w:pPr>
      <w:r w:rsidRPr="00597284">
        <w:rPr>
          <w:b/>
          <w:bCs/>
          <w:color w:val="FF0000"/>
          <w:sz w:val="40"/>
          <w:szCs w:val="40"/>
        </w:rPr>
        <w:br w:type="page"/>
      </w:r>
    </w:p>
    <w:p w14:paraId="28A733B8" w14:textId="29FB2442" w:rsidR="00DF6C8C" w:rsidRPr="00597284" w:rsidRDefault="00270B2B" w:rsidP="00DF6C8C">
      <w:pPr>
        <w:spacing w:after="0"/>
        <w:jc w:val="center"/>
        <w:rPr>
          <w:b/>
          <w:bCs/>
          <w:color w:val="FF0000"/>
          <w:sz w:val="40"/>
          <w:szCs w:val="40"/>
        </w:rPr>
      </w:pPr>
      <w:r w:rsidRPr="00597284">
        <w:rPr>
          <w:b/>
          <w:bCs/>
          <w:color w:val="FF0000"/>
          <w:sz w:val="40"/>
          <w:szCs w:val="40"/>
        </w:rPr>
        <w:lastRenderedPageBreak/>
        <w:t>T</w:t>
      </w:r>
      <w:r w:rsidR="00DF6C8C" w:rsidRPr="00597284">
        <w:rPr>
          <w:b/>
          <w:bCs/>
          <w:color w:val="FF0000"/>
          <w:sz w:val="40"/>
          <w:szCs w:val="40"/>
        </w:rPr>
        <w:t>imers</w:t>
      </w:r>
    </w:p>
    <w:p w14:paraId="3177CFCB" w14:textId="0E3B2015" w:rsidR="00DF6C8C" w:rsidRPr="00597284" w:rsidRDefault="00DF6C8C" w:rsidP="00DF6C8C">
      <w:pPr>
        <w:spacing w:after="0"/>
        <w:rPr>
          <w:color w:val="FF0000"/>
        </w:rPr>
      </w:pPr>
      <w:r w:rsidRPr="00597284">
        <w:rPr>
          <w:color w:val="FF0000"/>
        </w:rPr>
        <w:t>19/10/2020</w:t>
      </w:r>
    </w:p>
    <w:p w14:paraId="5C6B7031" w14:textId="370048A7" w:rsidR="00DF6C8C" w:rsidRPr="00597284" w:rsidRDefault="00DF6C8C" w:rsidP="00DF6C8C">
      <w:pPr>
        <w:spacing w:after="0"/>
        <w:rPr>
          <w:color w:val="FF0000"/>
        </w:rPr>
      </w:pPr>
    </w:p>
    <w:p w14:paraId="20F01240" w14:textId="6F68035D" w:rsidR="00270B2B" w:rsidRPr="00597284" w:rsidRDefault="00270B2B" w:rsidP="00DF6C8C">
      <w:pPr>
        <w:spacing w:after="0"/>
        <w:rPr>
          <w:color w:val="FF0000"/>
        </w:rPr>
      </w:pPr>
      <w:r w:rsidRPr="00597284">
        <w:rPr>
          <w:color w:val="FF0000"/>
        </w:rPr>
        <w:t xml:space="preserve">Usa </w:t>
      </w:r>
      <w:r w:rsidR="006246B5" w:rsidRPr="00597284">
        <w:rPr>
          <w:color w:val="FF0000"/>
        </w:rPr>
        <w:t xml:space="preserve">os </w:t>
      </w:r>
      <w:r w:rsidRPr="00597284">
        <w:rPr>
          <w:color w:val="FF0000"/>
        </w:rPr>
        <w:t>Timer 1</w:t>
      </w:r>
      <w:r w:rsidR="006246B5" w:rsidRPr="00597284">
        <w:rPr>
          <w:color w:val="FF0000"/>
        </w:rPr>
        <w:t xml:space="preserve"> (principal) e Timer 2 (gerar atrasos de 50 micro seg)</w:t>
      </w:r>
    </w:p>
    <w:p w14:paraId="20BBF2A7" w14:textId="77777777" w:rsidR="00DF6C8C" w:rsidRPr="00597284" w:rsidRDefault="00DF6C8C" w:rsidP="00DF6C8C">
      <w:pPr>
        <w:spacing w:after="0"/>
        <w:rPr>
          <w:color w:val="FF0000"/>
        </w:rPr>
      </w:pPr>
      <w:r w:rsidRPr="00597284">
        <w:rPr>
          <w:color w:val="FF0000"/>
        </w:rPr>
        <w:t>Gerar e operar strings para facilitar a impressão na porta serial etc.</w:t>
      </w:r>
    </w:p>
    <w:p w14:paraId="6558A4E4" w14:textId="77777777" w:rsidR="00DF6C8C" w:rsidRPr="00597284" w:rsidRDefault="00DF6C8C" w:rsidP="00DF6C8C">
      <w:pPr>
        <w:spacing w:after="0"/>
        <w:rPr>
          <w:color w:val="FF0000"/>
        </w:rPr>
      </w:pPr>
    </w:p>
    <w:p w14:paraId="14BAAFD3" w14:textId="77777777" w:rsidR="00DF6C8C" w:rsidRPr="00597284" w:rsidRDefault="00DF6C8C" w:rsidP="00DF6C8C">
      <w:pPr>
        <w:spacing w:after="0"/>
        <w:jc w:val="center"/>
        <w:rPr>
          <w:color w:val="FF0000"/>
          <w:sz w:val="28"/>
          <w:szCs w:val="28"/>
        </w:rPr>
      </w:pPr>
      <w:r w:rsidRPr="00597284">
        <w:rPr>
          <w:color w:val="FF0000"/>
          <w:sz w:val="28"/>
          <w:szCs w:val="28"/>
        </w:rPr>
        <w:t>Funções</w:t>
      </w:r>
    </w:p>
    <w:tbl>
      <w:tblPr>
        <w:tblStyle w:val="Tabelacomgrade"/>
        <w:tblW w:w="5448" w:type="dxa"/>
        <w:jc w:val="center"/>
        <w:tblLook w:val="04A0" w:firstRow="1" w:lastRow="0" w:firstColumn="1" w:lastColumn="0" w:noHBand="0" w:noVBand="1"/>
      </w:tblPr>
      <w:tblGrid>
        <w:gridCol w:w="701"/>
        <w:gridCol w:w="1525"/>
        <w:gridCol w:w="3222"/>
      </w:tblGrid>
      <w:tr w:rsidR="00597284" w:rsidRPr="00597284" w14:paraId="131BB453" w14:textId="77777777" w:rsidTr="006246B5">
        <w:trPr>
          <w:jc w:val="center"/>
        </w:trPr>
        <w:tc>
          <w:tcPr>
            <w:tcW w:w="701" w:type="dxa"/>
          </w:tcPr>
          <w:p w14:paraId="58F7E1D4" w14:textId="77777777" w:rsidR="00DF6C8C" w:rsidRPr="00597284" w:rsidRDefault="00DF6C8C" w:rsidP="000F5931">
            <w:pPr>
              <w:rPr>
                <w:color w:val="FF0000"/>
              </w:rPr>
            </w:pPr>
          </w:p>
        </w:tc>
        <w:tc>
          <w:tcPr>
            <w:tcW w:w="1525" w:type="dxa"/>
          </w:tcPr>
          <w:p w14:paraId="389F7A5A" w14:textId="77777777" w:rsidR="00DF6C8C" w:rsidRPr="00597284" w:rsidRDefault="00DF6C8C" w:rsidP="000F5931">
            <w:pPr>
              <w:rPr>
                <w:color w:val="FF0000"/>
              </w:rPr>
            </w:pPr>
          </w:p>
        </w:tc>
        <w:tc>
          <w:tcPr>
            <w:tcW w:w="3222" w:type="dxa"/>
          </w:tcPr>
          <w:p w14:paraId="59259D98" w14:textId="77777777" w:rsidR="00DF6C8C" w:rsidRPr="00597284" w:rsidRDefault="00DF6C8C" w:rsidP="000F5931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1AF30363" w14:textId="77777777" w:rsidTr="006246B5">
        <w:trPr>
          <w:jc w:val="center"/>
        </w:trPr>
        <w:tc>
          <w:tcPr>
            <w:tcW w:w="701" w:type="dxa"/>
          </w:tcPr>
          <w:p w14:paraId="6D049B6B" w14:textId="77777777" w:rsidR="006246B5" w:rsidRPr="00597284" w:rsidRDefault="006246B5" w:rsidP="000F431A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525" w:type="dxa"/>
          </w:tcPr>
          <w:p w14:paraId="64CB5A52" w14:textId="77777777" w:rsidR="006246B5" w:rsidRPr="00597284" w:rsidRDefault="006246B5" w:rsidP="000F431A">
            <w:pPr>
              <w:rPr>
                <w:color w:val="FF0000"/>
              </w:rPr>
            </w:pPr>
            <w:r w:rsidRPr="00597284">
              <w:rPr>
                <w:color w:val="FF0000"/>
              </w:rPr>
              <w:t>espera_100ms</w:t>
            </w:r>
          </w:p>
        </w:tc>
        <w:tc>
          <w:tcPr>
            <w:tcW w:w="3222" w:type="dxa"/>
          </w:tcPr>
          <w:p w14:paraId="6854DEC4" w14:textId="77777777" w:rsidR="006246B5" w:rsidRPr="00597284" w:rsidRDefault="006246B5" w:rsidP="000F431A">
            <w:pPr>
              <w:rPr>
                <w:color w:val="FF0000"/>
              </w:rPr>
            </w:pPr>
            <w:r w:rsidRPr="00597284">
              <w:rPr>
                <w:color w:val="FF0000"/>
              </w:rPr>
              <w:t>(word dur)</w:t>
            </w:r>
          </w:p>
        </w:tc>
      </w:tr>
      <w:tr w:rsidR="00597284" w:rsidRPr="00597284" w14:paraId="5575D9C5" w14:textId="77777777" w:rsidTr="006246B5">
        <w:trPr>
          <w:jc w:val="center"/>
        </w:trPr>
        <w:tc>
          <w:tcPr>
            <w:tcW w:w="701" w:type="dxa"/>
          </w:tcPr>
          <w:p w14:paraId="239845B5" w14:textId="77777777" w:rsidR="00DF6C8C" w:rsidRPr="00597284" w:rsidRDefault="00DF6C8C" w:rsidP="000F5931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525" w:type="dxa"/>
          </w:tcPr>
          <w:p w14:paraId="23B6F7B7" w14:textId="16C41B99" w:rsidR="00DF6C8C" w:rsidRPr="00597284" w:rsidRDefault="00BC18A9" w:rsidP="000F5931">
            <w:pPr>
              <w:rPr>
                <w:color w:val="FF0000"/>
              </w:rPr>
            </w:pPr>
            <w:r w:rsidRPr="00597284">
              <w:rPr>
                <w:color w:val="FF0000"/>
              </w:rPr>
              <w:t>e</w:t>
            </w:r>
            <w:r w:rsidR="000F5931" w:rsidRPr="00597284">
              <w:rPr>
                <w:color w:val="FF0000"/>
              </w:rPr>
              <w:t>spera_</w:t>
            </w:r>
            <w:r w:rsidR="006246B5" w:rsidRPr="00597284">
              <w:rPr>
                <w:color w:val="FF0000"/>
              </w:rPr>
              <w:t>5</w:t>
            </w:r>
            <w:r w:rsidR="000F5931" w:rsidRPr="00597284">
              <w:rPr>
                <w:color w:val="FF0000"/>
              </w:rPr>
              <w:t>0</w:t>
            </w:r>
            <w:r w:rsidR="006246B5" w:rsidRPr="00597284">
              <w:rPr>
                <w:color w:val="FF0000"/>
              </w:rPr>
              <w:t>u</w:t>
            </w:r>
            <w:r w:rsidR="000F5931" w:rsidRPr="00597284">
              <w:rPr>
                <w:color w:val="FF0000"/>
              </w:rPr>
              <w:t>s</w:t>
            </w:r>
          </w:p>
        </w:tc>
        <w:tc>
          <w:tcPr>
            <w:tcW w:w="3222" w:type="dxa"/>
          </w:tcPr>
          <w:p w14:paraId="3D49DB7B" w14:textId="199D2D8E" w:rsidR="00DF6C8C" w:rsidRPr="00597284" w:rsidRDefault="00DF6C8C" w:rsidP="000F5931">
            <w:pPr>
              <w:rPr>
                <w:color w:val="FF0000"/>
              </w:rPr>
            </w:pPr>
            <w:r w:rsidRPr="00597284">
              <w:rPr>
                <w:color w:val="FF0000"/>
              </w:rPr>
              <w:t>(</w:t>
            </w:r>
            <w:r w:rsidR="000F5931" w:rsidRPr="00597284">
              <w:rPr>
                <w:color w:val="FF0000"/>
              </w:rPr>
              <w:t>word dur</w:t>
            </w:r>
            <w:r w:rsidRPr="00597284">
              <w:rPr>
                <w:color w:val="FF0000"/>
              </w:rPr>
              <w:t>)</w:t>
            </w:r>
          </w:p>
        </w:tc>
      </w:tr>
      <w:tr w:rsidR="00597284" w:rsidRPr="00597284" w14:paraId="72B98ECE" w14:textId="77777777" w:rsidTr="006246B5">
        <w:trPr>
          <w:jc w:val="center"/>
        </w:trPr>
        <w:tc>
          <w:tcPr>
            <w:tcW w:w="701" w:type="dxa"/>
          </w:tcPr>
          <w:p w14:paraId="2ADD328E" w14:textId="000D12B4" w:rsidR="000F5931" w:rsidRPr="00597284" w:rsidRDefault="000F5931" w:rsidP="000F5931">
            <w:pPr>
              <w:rPr>
                <w:color w:val="FF0000"/>
              </w:rPr>
            </w:pPr>
          </w:p>
        </w:tc>
        <w:tc>
          <w:tcPr>
            <w:tcW w:w="1525" w:type="dxa"/>
          </w:tcPr>
          <w:p w14:paraId="02E9395F" w14:textId="1C3F8EF7" w:rsidR="000F5931" w:rsidRPr="00597284" w:rsidRDefault="00BC18A9" w:rsidP="000F5931">
            <w:pPr>
              <w:rPr>
                <w:color w:val="FF0000"/>
              </w:rPr>
            </w:pPr>
            <w:r w:rsidRPr="00597284">
              <w:rPr>
                <w:color w:val="FF0000"/>
              </w:rPr>
              <w:t>ISR</w:t>
            </w:r>
          </w:p>
        </w:tc>
        <w:tc>
          <w:tcPr>
            <w:tcW w:w="3222" w:type="dxa"/>
          </w:tcPr>
          <w:p w14:paraId="484AA570" w14:textId="557A34E5" w:rsidR="000F5931" w:rsidRPr="00597284" w:rsidRDefault="000F5931" w:rsidP="000F5931">
            <w:pPr>
              <w:rPr>
                <w:color w:val="FF0000"/>
              </w:rPr>
            </w:pPr>
            <w:r w:rsidRPr="00597284">
              <w:rPr>
                <w:color w:val="FF0000"/>
              </w:rPr>
              <w:t>(TIMER1_OVF_vect)</w:t>
            </w:r>
          </w:p>
        </w:tc>
      </w:tr>
      <w:tr w:rsidR="00597284" w:rsidRPr="00597284" w14:paraId="159A369C" w14:textId="77777777" w:rsidTr="006246B5">
        <w:trPr>
          <w:jc w:val="center"/>
        </w:trPr>
        <w:tc>
          <w:tcPr>
            <w:tcW w:w="701" w:type="dxa"/>
          </w:tcPr>
          <w:p w14:paraId="37F9DB03" w14:textId="77777777" w:rsidR="00BC18A9" w:rsidRPr="00597284" w:rsidRDefault="00BC18A9" w:rsidP="00943400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525" w:type="dxa"/>
          </w:tcPr>
          <w:p w14:paraId="0753CCF2" w14:textId="4824C3BF" w:rsidR="00BC18A9" w:rsidRPr="00597284" w:rsidRDefault="00BC18A9" w:rsidP="00943400">
            <w:pPr>
              <w:rPr>
                <w:color w:val="FF0000"/>
              </w:rPr>
            </w:pPr>
            <w:r w:rsidRPr="00597284">
              <w:rPr>
                <w:color w:val="FF0000"/>
              </w:rPr>
              <w:t>t1_config</w:t>
            </w:r>
          </w:p>
        </w:tc>
        <w:tc>
          <w:tcPr>
            <w:tcW w:w="3222" w:type="dxa"/>
          </w:tcPr>
          <w:p w14:paraId="34EA2500" w14:textId="77777777" w:rsidR="00BC18A9" w:rsidRPr="00597284" w:rsidRDefault="00BC18A9" w:rsidP="00943400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0F5931" w:rsidRPr="00597284" w14:paraId="59D96A2A" w14:textId="77777777" w:rsidTr="006246B5">
        <w:trPr>
          <w:jc w:val="center"/>
        </w:trPr>
        <w:tc>
          <w:tcPr>
            <w:tcW w:w="701" w:type="dxa"/>
          </w:tcPr>
          <w:p w14:paraId="25303D79" w14:textId="77777777" w:rsidR="00DF6C8C" w:rsidRPr="00597284" w:rsidRDefault="00DF6C8C" w:rsidP="000F5931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525" w:type="dxa"/>
          </w:tcPr>
          <w:p w14:paraId="46B31BCE" w14:textId="710451B2" w:rsidR="00DF6C8C" w:rsidRPr="00597284" w:rsidRDefault="00BC18A9" w:rsidP="000F5931">
            <w:pPr>
              <w:rPr>
                <w:color w:val="FF0000"/>
              </w:rPr>
            </w:pPr>
            <w:r w:rsidRPr="00597284">
              <w:rPr>
                <w:color w:val="FF0000"/>
              </w:rPr>
              <w:t>clk_1MHz</w:t>
            </w:r>
          </w:p>
        </w:tc>
        <w:tc>
          <w:tcPr>
            <w:tcW w:w="3222" w:type="dxa"/>
          </w:tcPr>
          <w:p w14:paraId="603E874C" w14:textId="65771716" w:rsidR="00DF6C8C" w:rsidRPr="00597284" w:rsidRDefault="00DF6C8C" w:rsidP="000F5931">
            <w:pPr>
              <w:rPr>
                <w:color w:val="FF0000"/>
              </w:rPr>
            </w:pPr>
            <w:r w:rsidRPr="00597284">
              <w:rPr>
                <w:color w:val="FF0000"/>
              </w:rPr>
              <w:t>(</w:t>
            </w:r>
            <w:r w:rsidR="000F5931" w:rsidRPr="00597284">
              <w:rPr>
                <w:color w:val="FF0000"/>
              </w:rPr>
              <w:t>void</w:t>
            </w:r>
            <w:r w:rsidRPr="00597284">
              <w:rPr>
                <w:color w:val="FF0000"/>
              </w:rPr>
              <w:t>)</w:t>
            </w:r>
          </w:p>
        </w:tc>
      </w:tr>
    </w:tbl>
    <w:p w14:paraId="7952EEB7" w14:textId="417387CD" w:rsidR="005A4E8B" w:rsidRPr="00597284" w:rsidRDefault="005A4E8B" w:rsidP="005A4E8B">
      <w:pPr>
        <w:spacing w:after="0"/>
        <w:rPr>
          <w:color w:val="FF0000"/>
        </w:rPr>
      </w:pPr>
    </w:p>
    <w:p w14:paraId="58A29B9D" w14:textId="77777777" w:rsidR="006246B5" w:rsidRPr="00597284" w:rsidRDefault="006246B5" w:rsidP="006246B5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espera_100ms</w:t>
      </w:r>
      <w:r w:rsidRPr="00597284">
        <w:rPr>
          <w:color w:val="FF0000"/>
          <w:lang w:val="en-US"/>
        </w:rPr>
        <w:t xml:space="preserve"> (word dur)</w:t>
      </w:r>
    </w:p>
    <w:p w14:paraId="7138B7F7" w14:textId="77777777" w:rsidR="006246B5" w:rsidRPr="00597284" w:rsidRDefault="006246B5" w:rsidP="006246B5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Esperar “dur”*100ms. Tem a imprecisão de +/- 100 ms.</w:t>
      </w:r>
    </w:p>
    <w:p w14:paraId="27F66815" w14:textId="77777777" w:rsidR="006246B5" w:rsidRPr="00597284" w:rsidRDefault="006246B5" w:rsidP="006246B5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Primeiro se sincroniza com a </w:t>
      </w:r>
      <w:r w:rsidRPr="00597284">
        <w:rPr>
          <w:rFonts w:ascii="Courier New" w:hAnsi="Courier New" w:cs="Courier New"/>
          <w:color w:val="FF0000"/>
        </w:rPr>
        <w:t>flag_100ms</w:t>
      </w:r>
      <w:r w:rsidRPr="00597284">
        <w:rPr>
          <w:color w:val="FF0000"/>
        </w:rPr>
        <w:t xml:space="preserve"> e depois inicia a contagem do tempo.</w:t>
      </w:r>
    </w:p>
    <w:p w14:paraId="082D9B11" w14:textId="77777777" w:rsidR="006246B5" w:rsidRPr="00597284" w:rsidRDefault="006246B5" w:rsidP="005A4E8B">
      <w:pPr>
        <w:spacing w:after="0"/>
        <w:rPr>
          <w:color w:val="FF0000"/>
        </w:rPr>
      </w:pPr>
    </w:p>
    <w:p w14:paraId="000822EF" w14:textId="7950D2C5" w:rsidR="000F5931" w:rsidRPr="00597284" w:rsidRDefault="000F5931" w:rsidP="000F5931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espera_</w:t>
      </w:r>
      <w:r w:rsidR="006246B5" w:rsidRPr="00597284">
        <w:rPr>
          <w:b/>
          <w:bCs/>
          <w:color w:val="FF0000"/>
          <w:lang w:val="en-US"/>
        </w:rPr>
        <w:t>5</w:t>
      </w:r>
      <w:r w:rsidRPr="00597284">
        <w:rPr>
          <w:b/>
          <w:bCs/>
          <w:color w:val="FF0000"/>
          <w:lang w:val="en-US"/>
        </w:rPr>
        <w:t>0</w:t>
      </w:r>
      <w:r w:rsidR="006246B5" w:rsidRPr="00597284">
        <w:rPr>
          <w:b/>
          <w:bCs/>
          <w:color w:val="FF0000"/>
          <w:lang w:val="en-US"/>
        </w:rPr>
        <w:t>us</w:t>
      </w:r>
      <w:r w:rsidRPr="00597284">
        <w:rPr>
          <w:color w:val="FF0000"/>
          <w:lang w:val="en-US"/>
        </w:rPr>
        <w:t xml:space="preserve"> (word dur)</w:t>
      </w:r>
    </w:p>
    <w:p w14:paraId="18F4E6B4" w14:textId="6F0F941F" w:rsidR="000F5931" w:rsidRPr="00597284" w:rsidRDefault="000F5931" w:rsidP="000F5931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Esperar “dur”*</w:t>
      </w:r>
      <w:r w:rsidR="006246B5" w:rsidRPr="00597284">
        <w:rPr>
          <w:color w:val="FF0000"/>
        </w:rPr>
        <w:t>50 micro seg</w:t>
      </w:r>
      <w:r w:rsidRPr="00597284">
        <w:rPr>
          <w:color w:val="FF0000"/>
        </w:rPr>
        <w:t xml:space="preserve">. </w:t>
      </w:r>
      <w:r w:rsidR="006246B5" w:rsidRPr="00597284">
        <w:rPr>
          <w:color w:val="FF0000"/>
        </w:rPr>
        <w:t>Erra 10% para mais</w:t>
      </w:r>
      <w:r w:rsidRPr="00597284">
        <w:rPr>
          <w:color w:val="FF0000"/>
        </w:rPr>
        <w:t>.</w:t>
      </w:r>
      <w:r w:rsidR="006246B5" w:rsidRPr="00597284">
        <w:rPr>
          <w:color w:val="FF0000"/>
        </w:rPr>
        <w:t xml:space="preserve"> Usa o Timer 2.</w:t>
      </w:r>
    </w:p>
    <w:p w14:paraId="52B5C2FF" w14:textId="77777777" w:rsidR="0053125B" w:rsidRPr="00597284" w:rsidRDefault="0053125B" w:rsidP="006A07B4">
      <w:pPr>
        <w:spacing w:after="0"/>
        <w:rPr>
          <w:color w:val="FF0000"/>
        </w:rPr>
      </w:pPr>
    </w:p>
    <w:p w14:paraId="3E854C78" w14:textId="004A1F29" w:rsidR="000F5931" w:rsidRPr="00597284" w:rsidRDefault="000F5931" w:rsidP="000F5931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b/>
          <w:bCs/>
          <w:color w:val="FF0000"/>
          <w:lang w:val="en-US"/>
        </w:rPr>
        <w:t>ISR</w:t>
      </w:r>
      <w:r w:rsidRPr="00597284">
        <w:rPr>
          <w:color w:val="FF0000"/>
          <w:lang w:val="en-US"/>
        </w:rPr>
        <w:t>(TIMER1_OVF_vect)</w:t>
      </w:r>
    </w:p>
    <w:p w14:paraId="18FC4EA5" w14:textId="72A021BA" w:rsidR="000F5931" w:rsidRPr="00597284" w:rsidRDefault="000F5931" w:rsidP="000F5931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Rotina para atender a interrupção ICF1.</w:t>
      </w:r>
    </w:p>
    <w:p w14:paraId="043AD1E9" w14:textId="50052E6E" w:rsidR="00BC18A9" w:rsidRPr="00597284" w:rsidRDefault="00BC18A9" w:rsidP="000F5931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Controla o pisca-pisca dos leds. Ver explicação mais abaixo.</w:t>
      </w:r>
    </w:p>
    <w:p w14:paraId="46B42F7D" w14:textId="77777777" w:rsidR="000F5931" w:rsidRPr="00597284" w:rsidRDefault="000F5931" w:rsidP="000F5931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Acontece a cada 20 ms, preparada para clock de 1 MHz.</w:t>
      </w:r>
    </w:p>
    <w:p w14:paraId="3F0D859D" w14:textId="171719CA" w:rsidR="000F5931" w:rsidRPr="00597284" w:rsidRDefault="000F5931" w:rsidP="000F5931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Atualiza as variáveis e flags</w:t>
      </w:r>
    </w:p>
    <w:p w14:paraId="6C450996" w14:textId="1E81BF99" w:rsidR="000F5931" w:rsidRPr="00597284" w:rsidRDefault="00BC18A9" w:rsidP="00BC18A9">
      <w:pPr>
        <w:pStyle w:val="PargrafodaLista"/>
        <w:numPr>
          <w:ilvl w:val="1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>c</w:t>
      </w:r>
      <w:r w:rsidR="000F5931" w:rsidRPr="00597284">
        <w:rPr>
          <w:color w:val="FF0000"/>
        </w:rPr>
        <w:t xml:space="preserve">ont_frac_seg </w:t>
      </w:r>
      <w:r w:rsidR="000F5931" w:rsidRPr="00597284">
        <w:rPr>
          <w:color w:val="FF0000"/>
        </w:rPr>
        <w:sym w:font="Wingdings" w:char="F0E0"/>
      </w:r>
      <w:r w:rsidR="000F5931" w:rsidRPr="00597284">
        <w:rPr>
          <w:color w:val="FF0000"/>
        </w:rPr>
        <w:t xml:space="preserve"> contador de 5, pois 5 x 20 ms = 100 ms.</w:t>
      </w:r>
    </w:p>
    <w:p w14:paraId="4DB2EB93" w14:textId="040ED05D" w:rsidR="000F5931" w:rsidRPr="00597284" w:rsidRDefault="00BC18A9" w:rsidP="00BC18A9">
      <w:pPr>
        <w:pStyle w:val="PargrafodaLista"/>
        <w:numPr>
          <w:ilvl w:val="1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>f</w:t>
      </w:r>
      <w:r w:rsidR="000F5931" w:rsidRPr="00597284">
        <w:rPr>
          <w:color w:val="FF0000"/>
        </w:rPr>
        <w:t xml:space="preserve">lag_100ms </w:t>
      </w:r>
      <w:r w:rsidR="000F5931" w:rsidRPr="00597284">
        <w:rPr>
          <w:color w:val="FF0000"/>
        </w:rPr>
        <w:sym w:font="Wingdings" w:char="F0E0"/>
      </w:r>
      <w:r w:rsidR="000F5931" w:rsidRPr="00597284">
        <w:rPr>
          <w:color w:val="FF0000"/>
        </w:rPr>
        <w:t xml:space="preserve"> vai a 1 a cada 100 ms.</w:t>
      </w:r>
    </w:p>
    <w:p w14:paraId="03D1CE2B" w14:textId="39944714" w:rsidR="000F5931" w:rsidRPr="00597284" w:rsidRDefault="00BC18A9" w:rsidP="00BC18A9">
      <w:pPr>
        <w:pStyle w:val="PargrafodaLista"/>
        <w:numPr>
          <w:ilvl w:val="1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>c</w:t>
      </w:r>
      <w:r w:rsidR="000F5931" w:rsidRPr="00597284">
        <w:rPr>
          <w:color w:val="FF0000"/>
        </w:rPr>
        <w:t xml:space="preserve">ont_seg </w:t>
      </w:r>
      <w:r w:rsidR="000F5931" w:rsidRPr="00597284">
        <w:rPr>
          <w:color w:val="FF0000"/>
        </w:rPr>
        <w:sym w:font="Wingdings" w:char="F0E0"/>
      </w:r>
      <w:r w:rsidR="000F5931" w:rsidRPr="00597284">
        <w:rPr>
          <w:color w:val="FF0000"/>
        </w:rPr>
        <w:t xml:space="preserve"> contador de 10, para medir 1 seg.</w:t>
      </w:r>
    </w:p>
    <w:p w14:paraId="3358E2E4" w14:textId="6FA33FB4" w:rsidR="000F5931" w:rsidRPr="00597284" w:rsidRDefault="00BC18A9" w:rsidP="00BC18A9">
      <w:pPr>
        <w:pStyle w:val="PargrafodaLista"/>
        <w:numPr>
          <w:ilvl w:val="1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>f</w:t>
      </w:r>
      <w:r w:rsidR="000F5931" w:rsidRPr="00597284">
        <w:rPr>
          <w:color w:val="FF0000"/>
        </w:rPr>
        <w:t xml:space="preserve">lag_seg </w:t>
      </w:r>
      <w:r w:rsidR="000F5931" w:rsidRPr="00597284">
        <w:rPr>
          <w:color w:val="FF0000"/>
        </w:rPr>
        <w:sym w:font="Wingdings" w:char="F0E0"/>
      </w:r>
      <w:r w:rsidR="000F5931" w:rsidRPr="00597284">
        <w:rPr>
          <w:color w:val="FF0000"/>
        </w:rPr>
        <w:t xml:space="preserve"> vai a 1 a cada segundo.</w:t>
      </w:r>
    </w:p>
    <w:p w14:paraId="38188D37" w14:textId="142F11E7" w:rsidR="000F5931" w:rsidRPr="00597284" w:rsidRDefault="00BC18A9" w:rsidP="00BC18A9">
      <w:pPr>
        <w:pStyle w:val="PargrafodaLista"/>
        <w:numPr>
          <w:ilvl w:val="1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>c</w:t>
      </w:r>
      <w:r w:rsidR="000F5931" w:rsidRPr="00597284">
        <w:rPr>
          <w:color w:val="FF0000"/>
        </w:rPr>
        <w:t xml:space="preserve">ont_min </w:t>
      </w:r>
      <w:r w:rsidR="000F5931" w:rsidRPr="00597284">
        <w:rPr>
          <w:color w:val="FF0000"/>
        </w:rPr>
        <w:sym w:font="Wingdings" w:char="F0E0"/>
      </w:r>
      <w:r w:rsidR="000F5931" w:rsidRPr="00597284">
        <w:rPr>
          <w:color w:val="FF0000"/>
        </w:rPr>
        <w:t xml:space="preserve"> contador de 60, para medir 1 minuto</w:t>
      </w:r>
      <w:r w:rsidRPr="00597284">
        <w:rPr>
          <w:color w:val="FF0000"/>
        </w:rPr>
        <w:t>.</w:t>
      </w:r>
    </w:p>
    <w:p w14:paraId="55F574B1" w14:textId="4852602F" w:rsidR="00BC18A9" w:rsidRPr="00597284" w:rsidRDefault="00BC18A9" w:rsidP="00BC18A9">
      <w:pPr>
        <w:pStyle w:val="PargrafodaLista"/>
        <w:numPr>
          <w:ilvl w:val="1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flag_min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vai a 1 a cada minuto.</w:t>
      </w:r>
    </w:p>
    <w:p w14:paraId="1321320D" w14:textId="77777777" w:rsidR="00BC18A9" w:rsidRPr="00597284" w:rsidRDefault="00BC18A9" w:rsidP="000F5931">
      <w:pPr>
        <w:pStyle w:val="PargrafodaLista"/>
        <w:spacing w:after="0"/>
        <w:rPr>
          <w:color w:val="FF0000"/>
        </w:rPr>
      </w:pPr>
    </w:p>
    <w:p w14:paraId="7195BDF2" w14:textId="627EF92C" w:rsidR="00BC18A9" w:rsidRPr="00597284" w:rsidRDefault="00BC18A9" w:rsidP="00BC18A9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t1_config</w:t>
      </w:r>
      <w:r w:rsidRPr="00597284">
        <w:rPr>
          <w:color w:val="FF0000"/>
          <w:lang w:val="en-US"/>
        </w:rPr>
        <w:t xml:space="preserve"> (void)</w:t>
      </w:r>
    </w:p>
    <w:p w14:paraId="7F1D7F1B" w14:textId="77777777" w:rsidR="00BC18A9" w:rsidRPr="00597284" w:rsidRDefault="00BC18A9" w:rsidP="00BC18A9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Configurar Timer 1, CLK = 1 MHz, Fast PWM e modo invertido.</w:t>
      </w:r>
    </w:p>
    <w:p w14:paraId="15CD0864" w14:textId="77777777" w:rsidR="00BC18A9" w:rsidRPr="00597284" w:rsidRDefault="00BC18A9" w:rsidP="00BC18A9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Preparado para contagens de 20 ms.</w:t>
      </w:r>
    </w:p>
    <w:p w14:paraId="2AFD552A" w14:textId="77777777" w:rsidR="00BC18A9" w:rsidRPr="00597284" w:rsidRDefault="00BC18A9" w:rsidP="00BC18A9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Fast PWM para acionar os leds.</w:t>
      </w:r>
    </w:p>
    <w:p w14:paraId="76CEA2A6" w14:textId="77777777" w:rsidR="000F5931" w:rsidRPr="00597284" w:rsidRDefault="000F5931" w:rsidP="000F5931">
      <w:pPr>
        <w:spacing w:after="0"/>
        <w:rPr>
          <w:color w:val="FF0000"/>
        </w:rPr>
      </w:pPr>
    </w:p>
    <w:p w14:paraId="1C0BC23F" w14:textId="00447732" w:rsidR="00BC18A9" w:rsidRPr="00597284" w:rsidRDefault="00BC18A9" w:rsidP="00BC18A9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clk_1MHz</w:t>
      </w:r>
      <w:r w:rsidRPr="00597284">
        <w:rPr>
          <w:color w:val="FF0000"/>
          <w:lang w:val="en-US"/>
        </w:rPr>
        <w:t xml:space="preserve"> (void)</w:t>
      </w:r>
    </w:p>
    <w:p w14:paraId="0A27B7FE" w14:textId="6E97198E" w:rsidR="00BC18A9" w:rsidRPr="00597284" w:rsidRDefault="00BC18A9" w:rsidP="00BC18A9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Configura o clock da CPU para 1 MHz.</w:t>
      </w:r>
    </w:p>
    <w:p w14:paraId="233BE760" w14:textId="4C280F10" w:rsidR="0053125B" w:rsidRPr="00597284" w:rsidRDefault="0053125B" w:rsidP="006A07B4">
      <w:pPr>
        <w:spacing w:after="0"/>
        <w:rPr>
          <w:color w:val="FF0000"/>
        </w:rPr>
      </w:pPr>
    </w:p>
    <w:p w14:paraId="7B6DD34B" w14:textId="52B762BF" w:rsidR="007478A3" w:rsidRPr="00597284" w:rsidRDefault="007478A3" w:rsidP="007478A3">
      <w:pPr>
        <w:spacing w:after="0"/>
        <w:rPr>
          <w:b/>
          <w:bCs/>
          <w:color w:val="FF0000"/>
        </w:rPr>
      </w:pPr>
      <w:r w:rsidRPr="00597284">
        <w:rPr>
          <w:b/>
          <w:bCs/>
          <w:color w:val="FF0000"/>
        </w:rPr>
        <w:t>Configuração do Timer 1 para interrupções de 20 ms (50 Hz), com clock de 1 MHz</w:t>
      </w:r>
    </w:p>
    <w:p w14:paraId="1791974D" w14:textId="77777777" w:rsidR="007478A3" w:rsidRPr="00597284" w:rsidRDefault="007478A3" w:rsidP="007478A3">
      <w:pPr>
        <w:spacing w:after="0"/>
        <w:rPr>
          <w:color w:val="FF0000"/>
        </w:rPr>
      </w:pPr>
      <w:r w:rsidRPr="00597284">
        <w:rPr>
          <w:color w:val="FF0000"/>
        </w:rPr>
        <w:t xml:space="preserve">CLK = 1 MHz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1.000.000 x 0,02 = 20.000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ICR1 = 20.000-1 = 19.999</w:t>
      </w:r>
    </w:p>
    <w:p w14:paraId="3F4FDA55" w14:textId="32605234" w:rsidR="007478A3" w:rsidRPr="00597284" w:rsidRDefault="007478A3" w:rsidP="007478A3">
      <w:pPr>
        <w:spacing w:after="0"/>
        <w:rPr>
          <w:rFonts w:ascii="Courier New" w:hAnsi="Courier New" w:cs="Courier New"/>
          <w:color w:val="FF0000"/>
        </w:rPr>
      </w:pPr>
      <w:r w:rsidRPr="00597284">
        <w:rPr>
          <w:rFonts w:ascii="Courier New" w:hAnsi="Courier New" w:cs="Courier New"/>
          <w:color w:val="FF0000"/>
        </w:rPr>
        <w:t>#define TIMER1_20ms 19999</w:t>
      </w:r>
    </w:p>
    <w:p w14:paraId="3C01056D" w14:textId="77777777" w:rsidR="007768FB" w:rsidRPr="00597284" w:rsidRDefault="007768FB" w:rsidP="007478A3">
      <w:pPr>
        <w:spacing w:after="120"/>
        <w:jc w:val="center"/>
        <w:rPr>
          <w:rFonts w:ascii="Arial" w:hAnsi="Arial" w:cs="Arial"/>
          <w:color w:val="FF0000"/>
        </w:rPr>
      </w:pPr>
    </w:p>
    <w:p w14:paraId="7577D2E8" w14:textId="07AABC28" w:rsidR="007478A3" w:rsidRPr="00597284" w:rsidRDefault="007478A3" w:rsidP="007478A3">
      <w:pPr>
        <w:spacing w:after="120"/>
        <w:jc w:val="center"/>
        <w:rPr>
          <w:rFonts w:ascii="Arial" w:hAnsi="Arial" w:cs="Arial"/>
          <w:color w:val="FF0000"/>
        </w:rPr>
      </w:pPr>
      <w:r w:rsidRPr="00597284">
        <w:rPr>
          <w:rFonts w:ascii="Arial" w:hAnsi="Arial" w:cs="Arial"/>
          <w:color w:val="FF0000"/>
        </w:rPr>
        <w:t>Gabarito para configurar os registradores do TC1, Modo 14 (Fast PWM e ICR1=TOPO)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39"/>
        <w:gridCol w:w="1050"/>
        <w:gridCol w:w="1050"/>
        <w:gridCol w:w="1050"/>
        <w:gridCol w:w="1050"/>
        <w:gridCol w:w="1061"/>
        <w:gridCol w:w="1061"/>
        <w:gridCol w:w="1037"/>
        <w:gridCol w:w="1027"/>
      </w:tblGrid>
      <w:tr w:rsidR="00597284" w:rsidRPr="00597284" w14:paraId="6DB5DB0B" w14:textId="77777777" w:rsidTr="00943400">
        <w:tc>
          <w:tcPr>
            <w:tcW w:w="1039" w:type="dxa"/>
            <w:vAlign w:val="center"/>
          </w:tcPr>
          <w:p w14:paraId="10E2FAEE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vAlign w:val="center"/>
          </w:tcPr>
          <w:p w14:paraId="6EC13E9F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7</w:t>
            </w:r>
          </w:p>
        </w:tc>
        <w:tc>
          <w:tcPr>
            <w:tcW w:w="1050" w:type="dxa"/>
            <w:tcBorders>
              <w:bottom w:val="single" w:sz="4" w:space="0" w:color="auto"/>
            </w:tcBorders>
            <w:vAlign w:val="center"/>
          </w:tcPr>
          <w:p w14:paraId="068C4284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6</w:t>
            </w:r>
          </w:p>
        </w:tc>
        <w:tc>
          <w:tcPr>
            <w:tcW w:w="1050" w:type="dxa"/>
            <w:tcBorders>
              <w:bottom w:val="single" w:sz="4" w:space="0" w:color="auto"/>
            </w:tcBorders>
            <w:vAlign w:val="center"/>
          </w:tcPr>
          <w:p w14:paraId="4DE07308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5</w:t>
            </w:r>
          </w:p>
        </w:tc>
        <w:tc>
          <w:tcPr>
            <w:tcW w:w="1050" w:type="dxa"/>
            <w:tcBorders>
              <w:bottom w:val="single" w:sz="4" w:space="0" w:color="auto"/>
            </w:tcBorders>
            <w:vAlign w:val="center"/>
          </w:tcPr>
          <w:p w14:paraId="36A9D2C6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4</w:t>
            </w:r>
          </w:p>
        </w:tc>
        <w:tc>
          <w:tcPr>
            <w:tcW w:w="1061" w:type="dxa"/>
            <w:tcBorders>
              <w:bottom w:val="single" w:sz="4" w:space="0" w:color="auto"/>
            </w:tcBorders>
            <w:vAlign w:val="center"/>
          </w:tcPr>
          <w:p w14:paraId="2C07B9BE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3</w:t>
            </w:r>
          </w:p>
        </w:tc>
        <w:tc>
          <w:tcPr>
            <w:tcW w:w="1061" w:type="dxa"/>
            <w:tcBorders>
              <w:bottom w:val="single" w:sz="4" w:space="0" w:color="auto"/>
            </w:tcBorders>
            <w:vAlign w:val="center"/>
          </w:tcPr>
          <w:p w14:paraId="3F6D7043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2</w:t>
            </w:r>
          </w:p>
        </w:tc>
        <w:tc>
          <w:tcPr>
            <w:tcW w:w="1037" w:type="dxa"/>
            <w:tcBorders>
              <w:bottom w:val="single" w:sz="4" w:space="0" w:color="auto"/>
            </w:tcBorders>
            <w:vAlign w:val="center"/>
          </w:tcPr>
          <w:p w14:paraId="647883B1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1027" w:type="dxa"/>
            <w:tcBorders>
              <w:bottom w:val="single" w:sz="4" w:space="0" w:color="auto"/>
            </w:tcBorders>
            <w:vAlign w:val="center"/>
          </w:tcPr>
          <w:p w14:paraId="7E6116D5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</w:tr>
      <w:tr w:rsidR="00597284" w:rsidRPr="00597284" w14:paraId="0ECF73F5" w14:textId="77777777" w:rsidTr="00943400">
        <w:tc>
          <w:tcPr>
            <w:tcW w:w="1039" w:type="dxa"/>
            <w:vMerge w:val="restart"/>
            <w:vAlign w:val="center"/>
          </w:tcPr>
          <w:p w14:paraId="74A123F6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TCCR1A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64ED9504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COM1A1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097AB603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COM1A0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43A558B9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COM1B1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39497D8F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COM1B0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5362B44F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COM1C1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0CAC20FB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COM1C0</w:t>
            </w:r>
          </w:p>
        </w:tc>
        <w:tc>
          <w:tcPr>
            <w:tcW w:w="1037" w:type="dxa"/>
            <w:shd w:val="clear" w:color="auto" w:fill="D9D9D9" w:themeFill="background1" w:themeFillShade="D9"/>
            <w:vAlign w:val="center"/>
          </w:tcPr>
          <w:p w14:paraId="4279EE56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WGM11</w:t>
            </w:r>
          </w:p>
        </w:tc>
        <w:tc>
          <w:tcPr>
            <w:tcW w:w="1027" w:type="dxa"/>
            <w:shd w:val="clear" w:color="auto" w:fill="D9D9D9" w:themeFill="background1" w:themeFillShade="D9"/>
            <w:vAlign w:val="center"/>
          </w:tcPr>
          <w:p w14:paraId="5AB93913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WGM10</w:t>
            </w:r>
          </w:p>
        </w:tc>
      </w:tr>
      <w:tr w:rsidR="00597284" w:rsidRPr="00597284" w14:paraId="2FAFDDC5" w14:textId="77777777" w:rsidTr="00943400">
        <w:tc>
          <w:tcPr>
            <w:tcW w:w="1039" w:type="dxa"/>
            <w:vMerge/>
            <w:vAlign w:val="center"/>
          </w:tcPr>
          <w:p w14:paraId="47A0409D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vAlign w:val="center"/>
          </w:tcPr>
          <w:p w14:paraId="69DBB33B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1050" w:type="dxa"/>
            <w:tcBorders>
              <w:bottom w:val="single" w:sz="4" w:space="0" w:color="auto"/>
            </w:tcBorders>
            <w:vAlign w:val="center"/>
          </w:tcPr>
          <w:p w14:paraId="2C77C35D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1050" w:type="dxa"/>
            <w:tcBorders>
              <w:bottom w:val="single" w:sz="4" w:space="0" w:color="auto"/>
            </w:tcBorders>
            <w:vAlign w:val="center"/>
          </w:tcPr>
          <w:p w14:paraId="098E93F7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1050" w:type="dxa"/>
            <w:tcBorders>
              <w:bottom w:val="single" w:sz="4" w:space="0" w:color="auto"/>
            </w:tcBorders>
            <w:vAlign w:val="center"/>
          </w:tcPr>
          <w:p w14:paraId="3DCF21A7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1061" w:type="dxa"/>
            <w:tcBorders>
              <w:bottom w:val="single" w:sz="4" w:space="0" w:color="auto"/>
            </w:tcBorders>
            <w:vAlign w:val="center"/>
          </w:tcPr>
          <w:p w14:paraId="4E4AE2FA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61" w:type="dxa"/>
            <w:tcBorders>
              <w:bottom w:val="single" w:sz="4" w:space="0" w:color="auto"/>
            </w:tcBorders>
            <w:vAlign w:val="center"/>
          </w:tcPr>
          <w:p w14:paraId="29F26C76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37" w:type="dxa"/>
            <w:tcBorders>
              <w:bottom w:val="single" w:sz="4" w:space="0" w:color="auto"/>
            </w:tcBorders>
            <w:vAlign w:val="center"/>
          </w:tcPr>
          <w:p w14:paraId="5437A3F6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1027" w:type="dxa"/>
            <w:tcBorders>
              <w:bottom w:val="single" w:sz="4" w:space="0" w:color="auto"/>
            </w:tcBorders>
            <w:vAlign w:val="center"/>
          </w:tcPr>
          <w:p w14:paraId="7599FDF0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</w:tr>
      <w:tr w:rsidR="00597284" w:rsidRPr="00597284" w14:paraId="392014A3" w14:textId="77777777" w:rsidTr="00943400">
        <w:tc>
          <w:tcPr>
            <w:tcW w:w="1039" w:type="dxa"/>
            <w:vMerge w:val="restart"/>
            <w:vAlign w:val="center"/>
          </w:tcPr>
          <w:p w14:paraId="08DB9288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TCCR1B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6A911537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IC1C1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5AE7C675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ICES1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08B54A6D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2DF4FBDC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WGM13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2A6EEC9B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WGM12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7C77CD4C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CS12</w:t>
            </w:r>
          </w:p>
        </w:tc>
        <w:tc>
          <w:tcPr>
            <w:tcW w:w="1037" w:type="dxa"/>
            <w:shd w:val="clear" w:color="auto" w:fill="D9D9D9" w:themeFill="background1" w:themeFillShade="D9"/>
            <w:vAlign w:val="center"/>
          </w:tcPr>
          <w:p w14:paraId="1B0BD865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CS11</w:t>
            </w:r>
          </w:p>
        </w:tc>
        <w:tc>
          <w:tcPr>
            <w:tcW w:w="1027" w:type="dxa"/>
            <w:shd w:val="clear" w:color="auto" w:fill="D9D9D9" w:themeFill="background1" w:themeFillShade="D9"/>
            <w:vAlign w:val="center"/>
          </w:tcPr>
          <w:p w14:paraId="307950DE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CS10</w:t>
            </w:r>
          </w:p>
        </w:tc>
      </w:tr>
      <w:tr w:rsidR="00597284" w:rsidRPr="00597284" w14:paraId="7310D024" w14:textId="77777777" w:rsidTr="00943400">
        <w:tc>
          <w:tcPr>
            <w:tcW w:w="1039" w:type="dxa"/>
            <w:vMerge/>
            <w:vAlign w:val="center"/>
          </w:tcPr>
          <w:p w14:paraId="1EC48FB4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vAlign w:val="center"/>
          </w:tcPr>
          <w:p w14:paraId="75C9A1BD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50" w:type="dxa"/>
            <w:tcBorders>
              <w:bottom w:val="single" w:sz="4" w:space="0" w:color="auto"/>
            </w:tcBorders>
            <w:vAlign w:val="center"/>
          </w:tcPr>
          <w:p w14:paraId="534EB616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50" w:type="dxa"/>
            <w:tcBorders>
              <w:bottom w:val="single" w:sz="4" w:space="0" w:color="auto"/>
            </w:tcBorders>
            <w:vAlign w:val="center"/>
          </w:tcPr>
          <w:p w14:paraId="0DAC4F86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vAlign w:val="center"/>
          </w:tcPr>
          <w:p w14:paraId="26737FE1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1061" w:type="dxa"/>
            <w:tcBorders>
              <w:bottom w:val="single" w:sz="4" w:space="0" w:color="auto"/>
            </w:tcBorders>
            <w:vAlign w:val="center"/>
          </w:tcPr>
          <w:p w14:paraId="37FD970E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1061" w:type="dxa"/>
            <w:tcBorders>
              <w:bottom w:val="single" w:sz="4" w:space="0" w:color="auto"/>
            </w:tcBorders>
            <w:vAlign w:val="center"/>
          </w:tcPr>
          <w:p w14:paraId="1698D665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37" w:type="dxa"/>
            <w:tcBorders>
              <w:bottom w:val="single" w:sz="4" w:space="0" w:color="auto"/>
            </w:tcBorders>
            <w:vAlign w:val="center"/>
          </w:tcPr>
          <w:p w14:paraId="0065A029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27" w:type="dxa"/>
            <w:tcBorders>
              <w:bottom w:val="single" w:sz="4" w:space="0" w:color="auto"/>
            </w:tcBorders>
            <w:vAlign w:val="center"/>
          </w:tcPr>
          <w:p w14:paraId="55BDF29A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</w:tr>
      <w:tr w:rsidR="00597284" w:rsidRPr="00597284" w14:paraId="201E5BE1" w14:textId="77777777" w:rsidTr="00943400">
        <w:tc>
          <w:tcPr>
            <w:tcW w:w="1039" w:type="dxa"/>
            <w:vMerge w:val="restart"/>
            <w:vAlign w:val="center"/>
          </w:tcPr>
          <w:p w14:paraId="670DE744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TCCR1C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1B6E1504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FOC1A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6928F0D9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FOC1B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62ACB016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FOC1C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15EC347B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21A60929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79BA1F64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037" w:type="dxa"/>
            <w:shd w:val="clear" w:color="auto" w:fill="D9D9D9" w:themeFill="background1" w:themeFillShade="D9"/>
            <w:vAlign w:val="center"/>
          </w:tcPr>
          <w:p w14:paraId="745333B0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027" w:type="dxa"/>
            <w:shd w:val="clear" w:color="auto" w:fill="D9D9D9" w:themeFill="background1" w:themeFillShade="D9"/>
            <w:vAlign w:val="center"/>
          </w:tcPr>
          <w:p w14:paraId="36F2EA96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</w:tr>
      <w:tr w:rsidR="00597284" w:rsidRPr="00597284" w14:paraId="2F571D28" w14:textId="77777777" w:rsidTr="00943400">
        <w:tc>
          <w:tcPr>
            <w:tcW w:w="1039" w:type="dxa"/>
            <w:vMerge/>
            <w:vAlign w:val="center"/>
          </w:tcPr>
          <w:p w14:paraId="47B782FB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vAlign w:val="center"/>
          </w:tcPr>
          <w:p w14:paraId="6628B285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50" w:type="dxa"/>
            <w:tcBorders>
              <w:bottom w:val="single" w:sz="4" w:space="0" w:color="auto"/>
            </w:tcBorders>
            <w:vAlign w:val="center"/>
          </w:tcPr>
          <w:p w14:paraId="42558244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50" w:type="dxa"/>
            <w:tcBorders>
              <w:bottom w:val="single" w:sz="4" w:space="0" w:color="auto"/>
            </w:tcBorders>
            <w:vAlign w:val="center"/>
          </w:tcPr>
          <w:p w14:paraId="65733E65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50" w:type="dxa"/>
            <w:tcBorders>
              <w:bottom w:val="single" w:sz="4" w:space="0" w:color="auto"/>
            </w:tcBorders>
            <w:vAlign w:val="center"/>
          </w:tcPr>
          <w:p w14:paraId="112DA4C7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061" w:type="dxa"/>
            <w:tcBorders>
              <w:bottom w:val="single" w:sz="4" w:space="0" w:color="auto"/>
            </w:tcBorders>
            <w:vAlign w:val="center"/>
          </w:tcPr>
          <w:p w14:paraId="1F1711FA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  <w:u w:val="single"/>
              </w:rPr>
            </w:pPr>
          </w:p>
        </w:tc>
        <w:tc>
          <w:tcPr>
            <w:tcW w:w="1061" w:type="dxa"/>
            <w:tcBorders>
              <w:bottom w:val="single" w:sz="4" w:space="0" w:color="auto"/>
            </w:tcBorders>
            <w:vAlign w:val="center"/>
          </w:tcPr>
          <w:p w14:paraId="531979B0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037" w:type="dxa"/>
            <w:tcBorders>
              <w:bottom w:val="single" w:sz="4" w:space="0" w:color="auto"/>
            </w:tcBorders>
            <w:vAlign w:val="center"/>
          </w:tcPr>
          <w:p w14:paraId="135E34EC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027" w:type="dxa"/>
            <w:tcBorders>
              <w:bottom w:val="single" w:sz="4" w:space="0" w:color="auto"/>
            </w:tcBorders>
            <w:vAlign w:val="center"/>
          </w:tcPr>
          <w:p w14:paraId="20210F5D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597284" w:rsidRPr="00597284" w14:paraId="6D1F44C9" w14:textId="77777777" w:rsidTr="00943400">
        <w:tc>
          <w:tcPr>
            <w:tcW w:w="1039" w:type="dxa"/>
            <w:vMerge w:val="restart"/>
            <w:vAlign w:val="center"/>
          </w:tcPr>
          <w:p w14:paraId="3C064E1D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TIMSK1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58EF8C6B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78EAD58F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640FD658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ICIE1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4E9ED080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3DB192DF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OCIE1C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605C3CB7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OCIE1B</w:t>
            </w:r>
          </w:p>
        </w:tc>
        <w:tc>
          <w:tcPr>
            <w:tcW w:w="1037" w:type="dxa"/>
            <w:shd w:val="clear" w:color="auto" w:fill="D9D9D9" w:themeFill="background1" w:themeFillShade="D9"/>
            <w:vAlign w:val="center"/>
          </w:tcPr>
          <w:p w14:paraId="4D92322A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OCIE1A</w:t>
            </w:r>
          </w:p>
        </w:tc>
        <w:tc>
          <w:tcPr>
            <w:tcW w:w="1027" w:type="dxa"/>
            <w:shd w:val="clear" w:color="auto" w:fill="D9D9D9" w:themeFill="background1" w:themeFillShade="D9"/>
            <w:vAlign w:val="center"/>
          </w:tcPr>
          <w:p w14:paraId="7C9B4E7E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TOIE1</w:t>
            </w:r>
          </w:p>
        </w:tc>
      </w:tr>
      <w:tr w:rsidR="00597284" w:rsidRPr="00597284" w14:paraId="4264812D" w14:textId="77777777" w:rsidTr="00943400">
        <w:tc>
          <w:tcPr>
            <w:tcW w:w="1039" w:type="dxa"/>
            <w:vMerge/>
            <w:vAlign w:val="center"/>
          </w:tcPr>
          <w:p w14:paraId="639ECD87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vAlign w:val="center"/>
          </w:tcPr>
          <w:p w14:paraId="5E3F8D48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vAlign w:val="center"/>
          </w:tcPr>
          <w:p w14:paraId="471BE9CF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vAlign w:val="center"/>
          </w:tcPr>
          <w:p w14:paraId="14E57E32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50" w:type="dxa"/>
            <w:tcBorders>
              <w:bottom w:val="single" w:sz="4" w:space="0" w:color="auto"/>
            </w:tcBorders>
            <w:vAlign w:val="center"/>
          </w:tcPr>
          <w:p w14:paraId="43270F64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061" w:type="dxa"/>
            <w:tcBorders>
              <w:bottom w:val="single" w:sz="4" w:space="0" w:color="auto"/>
            </w:tcBorders>
            <w:vAlign w:val="center"/>
          </w:tcPr>
          <w:p w14:paraId="4C865741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61" w:type="dxa"/>
            <w:tcBorders>
              <w:bottom w:val="single" w:sz="4" w:space="0" w:color="auto"/>
            </w:tcBorders>
            <w:vAlign w:val="center"/>
          </w:tcPr>
          <w:p w14:paraId="58CE2FFA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37" w:type="dxa"/>
            <w:tcBorders>
              <w:bottom w:val="single" w:sz="4" w:space="0" w:color="auto"/>
            </w:tcBorders>
            <w:vAlign w:val="center"/>
          </w:tcPr>
          <w:p w14:paraId="79138214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27" w:type="dxa"/>
            <w:tcBorders>
              <w:bottom w:val="single" w:sz="4" w:space="0" w:color="auto"/>
            </w:tcBorders>
            <w:vAlign w:val="center"/>
          </w:tcPr>
          <w:p w14:paraId="7C72278F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</w:tr>
      <w:tr w:rsidR="00597284" w:rsidRPr="00597284" w14:paraId="042F6B80" w14:textId="77777777" w:rsidTr="00943400">
        <w:tc>
          <w:tcPr>
            <w:tcW w:w="1039" w:type="dxa"/>
            <w:vMerge w:val="restart"/>
            <w:vAlign w:val="center"/>
          </w:tcPr>
          <w:p w14:paraId="24BC684D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TIRF1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6AFA1A5A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17D1DA5F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68B322BC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ICF1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3B48774A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6615286C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OCF1C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54BCAF91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OCF1B</w:t>
            </w:r>
          </w:p>
        </w:tc>
        <w:tc>
          <w:tcPr>
            <w:tcW w:w="1037" w:type="dxa"/>
            <w:shd w:val="clear" w:color="auto" w:fill="D9D9D9" w:themeFill="background1" w:themeFillShade="D9"/>
            <w:vAlign w:val="center"/>
          </w:tcPr>
          <w:p w14:paraId="65A842F0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OCF1A</w:t>
            </w:r>
          </w:p>
        </w:tc>
        <w:tc>
          <w:tcPr>
            <w:tcW w:w="1027" w:type="dxa"/>
            <w:shd w:val="clear" w:color="auto" w:fill="D9D9D9" w:themeFill="background1" w:themeFillShade="D9"/>
            <w:vAlign w:val="center"/>
          </w:tcPr>
          <w:p w14:paraId="031CD54C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TOV1</w:t>
            </w:r>
          </w:p>
        </w:tc>
      </w:tr>
      <w:tr w:rsidR="007478A3" w:rsidRPr="00597284" w14:paraId="358B7BD1" w14:textId="77777777" w:rsidTr="00943400">
        <w:tc>
          <w:tcPr>
            <w:tcW w:w="1039" w:type="dxa"/>
            <w:vMerge/>
            <w:vAlign w:val="center"/>
          </w:tcPr>
          <w:p w14:paraId="2A3BCB65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050" w:type="dxa"/>
            <w:vAlign w:val="center"/>
          </w:tcPr>
          <w:p w14:paraId="52F6AD82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050" w:type="dxa"/>
            <w:vAlign w:val="center"/>
          </w:tcPr>
          <w:p w14:paraId="5C6B3E49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050" w:type="dxa"/>
            <w:vAlign w:val="center"/>
          </w:tcPr>
          <w:p w14:paraId="194167D0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050" w:type="dxa"/>
            <w:vAlign w:val="center"/>
          </w:tcPr>
          <w:p w14:paraId="7D38629C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061" w:type="dxa"/>
            <w:vAlign w:val="center"/>
          </w:tcPr>
          <w:p w14:paraId="772C08E2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061" w:type="dxa"/>
            <w:vAlign w:val="center"/>
          </w:tcPr>
          <w:p w14:paraId="6F5DBD03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037" w:type="dxa"/>
            <w:vAlign w:val="center"/>
          </w:tcPr>
          <w:p w14:paraId="7A29001E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027" w:type="dxa"/>
            <w:vAlign w:val="center"/>
          </w:tcPr>
          <w:p w14:paraId="11F66B9F" w14:textId="77777777" w:rsidR="007478A3" w:rsidRPr="00597284" w:rsidRDefault="007478A3" w:rsidP="00943400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</w:tbl>
    <w:p w14:paraId="4319DE96" w14:textId="77777777" w:rsidR="007478A3" w:rsidRPr="00597284" w:rsidRDefault="007478A3" w:rsidP="007478A3">
      <w:pPr>
        <w:spacing w:after="0"/>
        <w:rPr>
          <w:color w:val="FF0000"/>
        </w:rPr>
      </w:pPr>
    </w:p>
    <w:p w14:paraId="10BDF0A3" w14:textId="36D2A887" w:rsidR="008E5A95" w:rsidRPr="00597284" w:rsidRDefault="008E5A95" w:rsidP="007478A3">
      <w:pPr>
        <w:spacing w:after="0"/>
        <w:rPr>
          <w:color w:val="FF0000"/>
        </w:rPr>
      </w:pPr>
      <w:r w:rsidRPr="00597284">
        <w:rPr>
          <w:color w:val="FF0000"/>
        </w:rPr>
        <w:t xml:space="preserve">CS12 CS11 CS10 = 0 0 1 </w:t>
      </w:r>
      <w:r w:rsidRPr="00597284">
        <w:rPr>
          <w:color w:val="FF0000"/>
          <w:lang w:val="en-US"/>
        </w:rPr>
        <w:sym w:font="Wingdings" w:char="F0E0"/>
      </w:r>
      <w:r w:rsidRPr="00597284">
        <w:rPr>
          <w:color w:val="FF0000"/>
        </w:rPr>
        <w:t xml:space="preserve"> Seleciona </w:t>
      </w:r>
      <w:r w:rsidR="00C46933" w:rsidRPr="00597284">
        <w:rPr>
          <w:color w:val="FF0000"/>
        </w:rPr>
        <w:t>CLK</w:t>
      </w:r>
      <w:r w:rsidRPr="00597284">
        <w:rPr>
          <w:color w:val="FF0000"/>
        </w:rPr>
        <w:t xml:space="preserve"> sem divisor, logo seleciona 1 MHz.</w:t>
      </w:r>
    </w:p>
    <w:p w14:paraId="076B230A" w14:textId="0D1A0D01" w:rsidR="008E5A95" w:rsidRPr="00597284" w:rsidRDefault="008E5A95" w:rsidP="007478A3">
      <w:pPr>
        <w:spacing w:after="0"/>
        <w:rPr>
          <w:color w:val="FF0000"/>
        </w:rPr>
      </w:pPr>
      <w:r w:rsidRPr="00597284">
        <w:rPr>
          <w:color w:val="FF0000"/>
        </w:rPr>
        <w:t xml:space="preserve">WGM13 WGM12 WGM11 WGM10 = 1 1 1 0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Modo 14, Fast PWM com Topo = ICR1 (ICR1 = 19.999).</w:t>
      </w:r>
    </w:p>
    <w:p w14:paraId="219D14B1" w14:textId="77777777" w:rsidR="00795AD5" w:rsidRPr="00597284" w:rsidRDefault="00795AD5" w:rsidP="00795AD5">
      <w:pPr>
        <w:spacing w:after="0"/>
        <w:rPr>
          <w:color w:val="FF0000"/>
        </w:rPr>
      </w:pPr>
      <w:r w:rsidRPr="00597284">
        <w:rPr>
          <w:color w:val="FF0000"/>
        </w:rPr>
        <w:t xml:space="preserve">TOIE = 1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interrupção por overflow do contador, interrompe a cada 20 ms.</w:t>
      </w:r>
    </w:p>
    <w:p w14:paraId="16FB5CAE" w14:textId="33FD5286" w:rsidR="008E5A95" w:rsidRPr="00597284" w:rsidRDefault="008E5A95" w:rsidP="007478A3">
      <w:pPr>
        <w:spacing w:after="0"/>
        <w:rPr>
          <w:color w:val="FF0000"/>
        </w:rPr>
      </w:pPr>
      <w:r w:rsidRPr="00597284">
        <w:rPr>
          <w:color w:val="FF0000"/>
        </w:rPr>
        <w:t xml:space="preserve">COM1A1 COM1A0 = 1 1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PWM Modo invertido: OC1A = 1 se TCNT1 = OCR1A e OC1A = 0 se TCNT1 = 0.</w:t>
      </w:r>
    </w:p>
    <w:p w14:paraId="3F827548" w14:textId="4A980880" w:rsidR="008E5A95" w:rsidRPr="00597284" w:rsidRDefault="008E5A95" w:rsidP="008E5A95">
      <w:pPr>
        <w:spacing w:after="0"/>
        <w:rPr>
          <w:color w:val="FF0000"/>
        </w:rPr>
      </w:pPr>
      <w:r w:rsidRPr="00597284">
        <w:rPr>
          <w:color w:val="FF0000"/>
        </w:rPr>
        <w:t xml:space="preserve">COM1B1 COM1B0 = 1 1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PWM Modo invertido: OC1B = 1 se TCNT1 = OCR1B e OC1B = 0 se TCNT1 = 0.</w:t>
      </w:r>
    </w:p>
    <w:p w14:paraId="6617433D" w14:textId="15B6521F" w:rsidR="00C46933" w:rsidRPr="00597284" w:rsidRDefault="00C46933" w:rsidP="008E5A95">
      <w:pPr>
        <w:spacing w:after="0"/>
        <w:rPr>
          <w:color w:val="FF0000"/>
        </w:rPr>
      </w:pPr>
    </w:p>
    <w:p w14:paraId="0E793C97" w14:textId="365BC557" w:rsidR="000832BB" w:rsidRPr="00597284" w:rsidRDefault="000832BB" w:rsidP="008E5A95">
      <w:pPr>
        <w:spacing w:after="0"/>
        <w:rPr>
          <w:b/>
          <w:bCs/>
          <w:color w:val="FF0000"/>
        </w:rPr>
      </w:pPr>
      <w:r w:rsidRPr="00597284">
        <w:rPr>
          <w:b/>
          <w:bCs/>
          <w:color w:val="FF0000"/>
        </w:rPr>
        <w:t>Sobre o ADC</w:t>
      </w:r>
    </w:p>
    <w:p w14:paraId="5A7E108C" w14:textId="2DEF72DF" w:rsidR="000832BB" w:rsidRPr="00597284" w:rsidRDefault="000832BB" w:rsidP="008E5A95">
      <w:pPr>
        <w:spacing w:after="0"/>
        <w:rPr>
          <w:color w:val="FF0000"/>
        </w:rPr>
      </w:pPr>
      <w:r w:rsidRPr="00597284">
        <w:rPr>
          <w:color w:val="FF0000"/>
        </w:rPr>
        <w:t>Temos uma interrupção a cada 20 ms, ou seja, 50 Hz. Incrementar variável adc_cont;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70"/>
        <w:gridCol w:w="2792"/>
        <w:gridCol w:w="985"/>
        <w:gridCol w:w="1170"/>
        <w:gridCol w:w="2792"/>
      </w:tblGrid>
      <w:tr w:rsidR="00597284" w:rsidRPr="00597284" w14:paraId="5C52DFBC" w14:textId="77777777" w:rsidTr="0057438C">
        <w:tc>
          <w:tcPr>
            <w:tcW w:w="1170" w:type="dxa"/>
          </w:tcPr>
          <w:p w14:paraId="4013F121" w14:textId="2285601E" w:rsidR="000832BB" w:rsidRPr="00597284" w:rsidRDefault="000832BB" w:rsidP="008E5A95">
            <w:pPr>
              <w:rPr>
                <w:color w:val="FF0000"/>
              </w:rPr>
            </w:pPr>
            <w:r w:rsidRPr="00597284">
              <w:rPr>
                <w:color w:val="FF0000"/>
              </w:rPr>
              <w:t>Adc_cont</w:t>
            </w:r>
          </w:p>
        </w:tc>
        <w:tc>
          <w:tcPr>
            <w:tcW w:w="2792" w:type="dxa"/>
          </w:tcPr>
          <w:p w14:paraId="58166437" w14:textId="77777777" w:rsidR="000832BB" w:rsidRPr="00597284" w:rsidRDefault="000832BB" w:rsidP="008E5A95">
            <w:pPr>
              <w:rPr>
                <w:color w:val="FF0000"/>
              </w:rPr>
            </w:pPr>
          </w:p>
        </w:tc>
        <w:tc>
          <w:tcPr>
            <w:tcW w:w="985" w:type="dxa"/>
          </w:tcPr>
          <w:p w14:paraId="6E0F7B07" w14:textId="77777777" w:rsidR="000832BB" w:rsidRPr="00597284" w:rsidRDefault="000832BB" w:rsidP="008E5A95">
            <w:pPr>
              <w:rPr>
                <w:color w:val="FF0000"/>
              </w:rPr>
            </w:pPr>
          </w:p>
        </w:tc>
        <w:tc>
          <w:tcPr>
            <w:tcW w:w="1170" w:type="dxa"/>
          </w:tcPr>
          <w:p w14:paraId="62EFAEB5" w14:textId="10322B78" w:rsidR="000832BB" w:rsidRPr="00597284" w:rsidRDefault="000832BB" w:rsidP="008E5A95">
            <w:pPr>
              <w:rPr>
                <w:color w:val="FF0000"/>
              </w:rPr>
            </w:pPr>
            <w:r w:rsidRPr="00597284">
              <w:rPr>
                <w:color w:val="FF0000"/>
              </w:rPr>
              <w:t>Adc_cont</w:t>
            </w:r>
          </w:p>
        </w:tc>
        <w:tc>
          <w:tcPr>
            <w:tcW w:w="2792" w:type="dxa"/>
          </w:tcPr>
          <w:p w14:paraId="200E36A3" w14:textId="77777777" w:rsidR="000832BB" w:rsidRPr="00597284" w:rsidRDefault="000832BB" w:rsidP="008E5A95">
            <w:pPr>
              <w:rPr>
                <w:color w:val="FF0000"/>
              </w:rPr>
            </w:pPr>
          </w:p>
        </w:tc>
      </w:tr>
      <w:tr w:rsidR="00597284" w:rsidRPr="00597284" w14:paraId="1629DBDF" w14:textId="77777777" w:rsidTr="0057438C">
        <w:tc>
          <w:tcPr>
            <w:tcW w:w="1170" w:type="dxa"/>
            <w:shd w:val="clear" w:color="auto" w:fill="FFFF00"/>
          </w:tcPr>
          <w:p w14:paraId="725E04F0" w14:textId="4CE8A4E6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2792" w:type="dxa"/>
            <w:shd w:val="clear" w:color="auto" w:fill="FFFF00"/>
          </w:tcPr>
          <w:p w14:paraId="1BF05CA2" w14:textId="4EE669E6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Config Hall_Prox, Disp</w:t>
            </w:r>
          </w:p>
        </w:tc>
        <w:tc>
          <w:tcPr>
            <w:tcW w:w="985" w:type="dxa"/>
          </w:tcPr>
          <w:p w14:paraId="6F1E66A0" w14:textId="77777777" w:rsidR="00306245" w:rsidRPr="00597284" w:rsidRDefault="00306245" w:rsidP="00306245">
            <w:pPr>
              <w:rPr>
                <w:color w:val="FF0000"/>
              </w:rPr>
            </w:pPr>
          </w:p>
        </w:tc>
        <w:tc>
          <w:tcPr>
            <w:tcW w:w="1170" w:type="dxa"/>
            <w:shd w:val="clear" w:color="auto" w:fill="FFF2CC" w:themeFill="accent4" w:themeFillTint="33"/>
          </w:tcPr>
          <w:p w14:paraId="7C53F5AB" w14:textId="1D8AED49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13</w:t>
            </w:r>
          </w:p>
        </w:tc>
        <w:tc>
          <w:tcPr>
            <w:tcW w:w="2792" w:type="dxa"/>
            <w:shd w:val="clear" w:color="auto" w:fill="FFF2CC" w:themeFill="accent4" w:themeFillTint="33"/>
          </w:tcPr>
          <w:p w14:paraId="3C04908A" w14:textId="70219F0E" w:rsidR="00306245" w:rsidRPr="00597284" w:rsidRDefault="0057438C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4-</w:t>
            </w:r>
            <w:r w:rsidR="00306245" w:rsidRPr="00597284">
              <w:rPr>
                <w:color w:val="FF0000"/>
              </w:rPr>
              <w:t>Ler e Somar ADC, calcular</w:t>
            </w:r>
          </w:p>
        </w:tc>
      </w:tr>
      <w:tr w:rsidR="00597284" w:rsidRPr="00597284" w14:paraId="75F77797" w14:textId="77777777" w:rsidTr="0057438C">
        <w:tc>
          <w:tcPr>
            <w:tcW w:w="1170" w:type="dxa"/>
          </w:tcPr>
          <w:p w14:paraId="5EE4B667" w14:textId="140AE89E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2792" w:type="dxa"/>
          </w:tcPr>
          <w:p w14:paraId="073676B2" w14:textId="54458B99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Ler e jogar fora, Disp</w:t>
            </w:r>
          </w:p>
        </w:tc>
        <w:tc>
          <w:tcPr>
            <w:tcW w:w="985" w:type="dxa"/>
          </w:tcPr>
          <w:p w14:paraId="4F744602" w14:textId="77777777" w:rsidR="00306245" w:rsidRPr="00597284" w:rsidRDefault="00306245" w:rsidP="00306245">
            <w:pPr>
              <w:rPr>
                <w:color w:val="FF0000"/>
              </w:rPr>
            </w:pPr>
          </w:p>
        </w:tc>
        <w:tc>
          <w:tcPr>
            <w:tcW w:w="1170" w:type="dxa"/>
            <w:shd w:val="clear" w:color="auto" w:fill="FFFF00"/>
          </w:tcPr>
          <w:p w14:paraId="3AAE8F2C" w14:textId="3B8C15F9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14</w:t>
            </w:r>
          </w:p>
        </w:tc>
        <w:tc>
          <w:tcPr>
            <w:tcW w:w="2792" w:type="dxa"/>
            <w:shd w:val="clear" w:color="auto" w:fill="FFFF00"/>
          </w:tcPr>
          <w:p w14:paraId="55B759A8" w14:textId="0833B56C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Config Hall VBAT, Disp</w:t>
            </w:r>
          </w:p>
        </w:tc>
      </w:tr>
      <w:tr w:rsidR="00597284" w:rsidRPr="00597284" w14:paraId="7E78EA2B" w14:textId="77777777" w:rsidTr="0057438C">
        <w:tc>
          <w:tcPr>
            <w:tcW w:w="1170" w:type="dxa"/>
          </w:tcPr>
          <w:p w14:paraId="31B3DBD6" w14:textId="018ABFCE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2</w:t>
            </w:r>
          </w:p>
        </w:tc>
        <w:tc>
          <w:tcPr>
            <w:tcW w:w="2792" w:type="dxa"/>
          </w:tcPr>
          <w:p w14:paraId="5C055D82" w14:textId="16A3781B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Ler e jogar fora, Disp</w:t>
            </w:r>
          </w:p>
        </w:tc>
        <w:tc>
          <w:tcPr>
            <w:tcW w:w="985" w:type="dxa"/>
          </w:tcPr>
          <w:p w14:paraId="54E129FA" w14:textId="77777777" w:rsidR="00306245" w:rsidRPr="00597284" w:rsidRDefault="00306245" w:rsidP="00306245">
            <w:pPr>
              <w:rPr>
                <w:color w:val="FF0000"/>
              </w:rPr>
            </w:pPr>
          </w:p>
        </w:tc>
        <w:tc>
          <w:tcPr>
            <w:tcW w:w="1170" w:type="dxa"/>
          </w:tcPr>
          <w:p w14:paraId="5D144F49" w14:textId="42C39A0B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15</w:t>
            </w:r>
          </w:p>
        </w:tc>
        <w:tc>
          <w:tcPr>
            <w:tcW w:w="2792" w:type="dxa"/>
          </w:tcPr>
          <w:p w14:paraId="6F3279D6" w14:textId="64F97F78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Ler e jogar fora, Disp</w:t>
            </w:r>
          </w:p>
        </w:tc>
      </w:tr>
      <w:tr w:rsidR="00597284" w:rsidRPr="00597284" w14:paraId="707CEEEF" w14:textId="77777777" w:rsidTr="0057438C">
        <w:tc>
          <w:tcPr>
            <w:tcW w:w="1170" w:type="dxa"/>
            <w:shd w:val="clear" w:color="auto" w:fill="FBE4D5" w:themeFill="accent2" w:themeFillTint="33"/>
          </w:tcPr>
          <w:p w14:paraId="7FBC7552" w14:textId="42ED0379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3</w:t>
            </w:r>
          </w:p>
        </w:tc>
        <w:tc>
          <w:tcPr>
            <w:tcW w:w="2792" w:type="dxa"/>
            <w:shd w:val="clear" w:color="auto" w:fill="FBE4D5" w:themeFill="accent2" w:themeFillTint="33"/>
          </w:tcPr>
          <w:p w14:paraId="7BEDB4CF" w14:textId="73419794" w:rsidR="00306245" w:rsidRPr="00597284" w:rsidRDefault="0057438C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1-</w:t>
            </w:r>
            <w:r w:rsidR="00306245" w:rsidRPr="00597284">
              <w:rPr>
                <w:color w:val="FF0000"/>
              </w:rPr>
              <w:t>Ler e Somar ADC, Disp</w:t>
            </w:r>
          </w:p>
        </w:tc>
        <w:tc>
          <w:tcPr>
            <w:tcW w:w="985" w:type="dxa"/>
          </w:tcPr>
          <w:p w14:paraId="693E6A4C" w14:textId="77777777" w:rsidR="00306245" w:rsidRPr="00597284" w:rsidRDefault="00306245" w:rsidP="00306245">
            <w:pPr>
              <w:rPr>
                <w:color w:val="FF0000"/>
              </w:rPr>
            </w:pPr>
          </w:p>
        </w:tc>
        <w:tc>
          <w:tcPr>
            <w:tcW w:w="1170" w:type="dxa"/>
          </w:tcPr>
          <w:p w14:paraId="1A80E49E" w14:textId="529C18E0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16</w:t>
            </w:r>
          </w:p>
        </w:tc>
        <w:tc>
          <w:tcPr>
            <w:tcW w:w="2792" w:type="dxa"/>
          </w:tcPr>
          <w:p w14:paraId="5DCF304D" w14:textId="497333FF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Ler e jogar fora, Disp</w:t>
            </w:r>
          </w:p>
        </w:tc>
      </w:tr>
      <w:tr w:rsidR="00597284" w:rsidRPr="00597284" w14:paraId="6A846F78" w14:textId="77777777" w:rsidTr="0057438C">
        <w:tc>
          <w:tcPr>
            <w:tcW w:w="1170" w:type="dxa"/>
            <w:shd w:val="clear" w:color="auto" w:fill="FBE4D5" w:themeFill="accent2" w:themeFillTint="33"/>
          </w:tcPr>
          <w:p w14:paraId="03E7356C" w14:textId="19AB174C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4</w:t>
            </w:r>
          </w:p>
        </w:tc>
        <w:tc>
          <w:tcPr>
            <w:tcW w:w="2792" w:type="dxa"/>
            <w:shd w:val="clear" w:color="auto" w:fill="FBE4D5" w:themeFill="accent2" w:themeFillTint="33"/>
          </w:tcPr>
          <w:p w14:paraId="57F9279B" w14:textId="3FC7F020" w:rsidR="00306245" w:rsidRPr="00597284" w:rsidRDefault="0057438C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2-</w:t>
            </w:r>
            <w:r w:rsidR="00306245" w:rsidRPr="00597284">
              <w:rPr>
                <w:color w:val="FF0000"/>
              </w:rPr>
              <w:t>Ler e Somar ADC, Disp</w:t>
            </w:r>
          </w:p>
        </w:tc>
        <w:tc>
          <w:tcPr>
            <w:tcW w:w="985" w:type="dxa"/>
          </w:tcPr>
          <w:p w14:paraId="0C714811" w14:textId="77777777" w:rsidR="00306245" w:rsidRPr="00597284" w:rsidRDefault="00306245" w:rsidP="00306245">
            <w:pPr>
              <w:rPr>
                <w:color w:val="FF0000"/>
              </w:rPr>
            </w:pPr>
          </w:p>
        </w:tc>
        <w:tc>
          <w:tcPr>
            <w:tcW w:w="1170" w:type="dxa"/>
            <w:shd w:val="clear" w:color="auto" w:fill="D9E2F3" w:themeFill="accent1" w:themeFillTint="33"/>
          </w:tcPr>
          <w:p w14:paraId="70E67716" w14:textId="639EA9AE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17</w:t>
            </w:r>
          </w:p>
        </w:tc>
        <w:tc>
          <w:tcPr>
            <w:tcW w:w="2792" w:type="dxa"/>
            <w:shd w:val="clear" w:color="auto" w:fill="D9E2F3" w:themeFill="accent1" w:themeFillTint="33"/>
          </w:tcPr>
          <w:p w14:paraId="547368B3" w14:textId="2974E741" w:rsidR="00306245" w:rsidRPr="00597284" w:rsidRDefault="0057438C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1-</w:t>
            </w:r>
            <w:r w:rsidR="00306245" w:rsidRPr="00597284">
              <w:rPr>
                <w:color w:val="FF0000"/>
              </w:rPr>
              <w:t>Ler e Somar ADC, Disp</w:t>
            </w:r>
          </w:p>
        </w:tc>
      </w:tr>
      <w:tr w:rsidR="00597284" w:rsidRPr="00597284" w14:paraId="36831702" w14:textId="77777777" w:rsidTr="0057438C">
        <w:tc>
          <w:tcPr>
            <w:tcW w:w="1170" w:type="dxa"/>
            <w:shd w:val="clear" w:color="auto" w:fill="FBE4D5" w:themeFill="accent2" w:themeFillTint="33"/>
          </w:tcPr>
          <w:p w14:paraId="75B543A1" w14:textId="53A9717C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5</w:t>
            </w:r>
          </w:p>
        </w:tc>
        <w:tc>
          <w:tcPr>
            <w:tcW w:w="2792" w:type="dxa"/>
            <w:shd w:val="clear" w:color="auto" w:fill="FBE4D5" w:themeFill="accent2" w:themeFillTint="33"/>
          </w:tcPr>
          <w:p w14:paraId="45F06D0D" w14:textId="4E3CB2E5" w:rsidR="00306245" w:rsidRPr="00597284" w:rsidRDefault="0057438C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3-</w:t>
            </w:r>
            <w:r w:rsidR="00306245" w:rsidRPr="00597284">
              <w:rPr>
                <w:color w:val="FF0000"/>
              </w:rPr>
              <w:t>Ler e Somar ADC, Disp</w:t>
            </w:r>
          </w:p>
        </w:tc>
        <w:tc>
          <w:tcPr>
            <w:tcW w:w="985" w:type="dxa"/>
          </w:tcPr>
          <w:p w14:paraId="3394656A" w14:textId="77777777" w:rsidR="00306245" w:rsidRPr="00597284" w:rsidRDefault="00306245" w:rsidP="00306245">
            <w:pPr>
              <w:rPr>
                <w:color w:val="FF0000"/>
              </w:rPr>
            </w:pPr>
          </w:p>
        </w:tc>
        <w:tc>
          <w:tcPr>
            <w:tcW w:w="1170" w:type="dxa"/>
            <w:shd w:val="clear" w:color="auto" w:fill="D9E2F3" w:themeFill="accent1" w:themeFillTint="33"/>
          </w:tcPr>
          <w:p w14:paraId="5F03573E" w14:textId="360B1118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18</w:t>
            </w:r>
          </w:p>
        </w:tc>
        <w:tc>
          <w:tcPr>
            <w:tcW w:w="2792" w:type="dxa"/>
            <w:shd w:val="clear" w:color="auto" w:fill="D9E2F3" w:themeFill="accent1" w:themeFillTint="33"/>
          </w:tcPr>
          <w:p w14:paraId="1E36C728" w14:textId="7EFDA5BC" w:rsidR="00306245" w:rsidRPr="00597284" w:rsidRDefault="0057438C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2-</w:t>
            </w:r>
            <w:r w:rsidR="00306245" w:rsidRPr="00597284">
              <w:rPr>
                <w:color w:val="FF0000"/>
              </w:rPr>
              <w:t>Ler e Somar ADC, Disp</w:t>
            </w:r>
          </w:p>
        </w:tc>
      </w:tr>
      <w:tr w:rsidR="00597284" w:rsidRPr="00597284" w14:paraId="4B59D30A" w14:textId="77777777" w:rsidTr="0057438C">
        <w:tc>
          <w:tcPr>
            <w:tcW w:w="1170" w:type="dxa"/>
            <w:shd w:val="clear" w:color="auto" w:fill="FBE4D5" w:themeFill="accent2" w:themeFillTint="33"/>
          </w:tcPr>
          <w:p w14:paraId="5E167A85" w14:textId="267388B3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6</w:t>
            </w:r>
          </w:p>
        </w:tc>
        <w:tc>
          <w:tcPr>
            <w:tcW w:w="2792" w:type="dxa"/>
            <w:shd w:val="clear" w:color="auto" w:fill="FBE4D5" w:themeFill="accent2" w:themeFillTint="33"/>
          </w:tcPr>
          <w:p w14:paraId="1F673582" w14:textId="07569D90" w:rsidR="00306245" w:rsidRPr="00597284" w:rsidRDefault="0057438C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4-</w:t>
            </w:r>
            <w:r w:rsidR="00306245" w:rsidRPr="00597284">
              <w:rPr>
                <w:color w:val="FF0000"/>
              </w:rPr>
              <w:t>Ler e Somar ADC, calcular</w:t>
            </w:r>
          </w:p>
        </w:tc>
        <w:tc>
          <w:tcPr>
            <w:tcW w:w="985" w:type="dxa"/>
          </w:tcPr>
          <w:p w14:paraId="557C7300" w14:textId="77777777" w:rsidR="00306245" w:rsidRPr="00597284" w:rsidRDefault="00306245" w:rsidP="00306245">
            <w:pPr>
              <w:rPr>
                <w:color w:val="FF0000"/>
              </w:rPr>
            </w:pPr>
          </w:p>
        </w:tc>
        <w:tc>
          <w:tcPr>
            <w:tcW w:w="1170" w:type="dxa"/>
            <w:shd w:val="clear" w:color="auto" w:fill="D9E2F3" w:themeFill="accent1" w:themeFillTint="33"/>
          </w:tcPr>
          <w:p w14:paraId="22549860" w14:textId="2AAC7DF8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19</w:t>
            </w:r>
          </w:p>
        </w:tc>
        <w:tc>
          <w:tcPr>
            <w:tcW w:w="2792" w:type="dxa"/>
            <w:shd w:val="clear" w:color="auto" w:fill="D9E2F3" w:themeFill="accent1" w:themeFillTint="33"/>
          </w:tcPr>
          <w:p w14:paraId="22665865" w14:textId="27C8725B" w:rsidR="00306245" w:rsidRPr="00597284" w:rsidRDefault="0057438C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3-</w:t>
            </w:r>
            <w:r w:rsidR="00306245" w:rsidRPr="00597284">
              <w:rPr>
                <w:color w:val="FF0000"/>
              </w:rPr>
              <w:t>Ler e Somar ADC, Disp</w:t>
            </w:r>
          </w:p>
        </w:tc>
      </w:tr>
      <w:tr w:rsidR="00597284" w:rsidRPr="00597284" w14:paraId="0DFD4E61" w14:textId="77777777" w:rsidTr="0057438C">
        <w:tc>
          <w:tcPr>
            <w:tcW w:w="1170" w:type="dxa"/>
            <w:shd w:val="clear" w:color="auto" w:fill="FFFF00"/>
          </w:tcPr>
          <w:p w14:paraId="5001F0E3" w14:textId="39500F06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7</w:t>
            </w:r>
          </w:p>
        </w:tc>
        <w:tc>
          <w:tcPr>
            <w:tcW w:w="2792" w:type="dxa"/>
            <w:shd w:val="clear" w:color="auto" w:fill="FFFF00"/>
          </w:tcPr>
          <w:p w14:paraId="75830E87" w14:textId="2467704A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Config Hall_Dist, Disp</w:t>
            </w:r>
          </w:p>
        </w:tc>
        <w:tc>
          <w:tcPr>
            <w:tcW w:w="985" w:type="dxa"/>
          </w:tcPr>
          <w:p w14:paraId="3FD1379F" w14:textId="77777777" w:rsidR="00306245" w:rsidRPr="00597284" w:rsidRDefault="00306245" w:rsidP="00306245">
            <w:pPr>
              <w:rPr>
                <w:color w:val="FF0000"/>
              </w:rPr>
            </w:pPr>
          </w:p>
        </w:tc>
        <w:tc>
          <w:tcPr>
            <w:tcW w:w="1170" w:type="dxa"/>
            <w:shd w:val="clear" w:color="auto" w:fill="D9E2F3" w:themeFill="accent1" w:themeFillTint="33"/>
          </w:tcPr>
          <w:p w14:paraId="584F9BDD" w14:textId="007758B2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20</w:t>
            </w:r>
          </w:p>
        </w:tc>
        <w:tc>
          <w:tcPr>
            <w:tcW w:w="2792" w:type="dxa"/>
            <w:shd w:val="clear" w:color="auto" w:fill="D9E2F3" w:themeFill="accent1" w:themeFillTint="33"/>
          </w:tcPr>
          <w:p w14:paraId="011B439B" w14:textId="268B90B5" w:rsidR="00306245" w:rsidRPr="00597284" w:rsidRDefault="0057438C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4-</w:t>
            </w:r>
            <w:r w:rsidR="00306245" w:rsidRPr="00597284">
              <w:rPr>
                <w:color w:val="FF0000"/>
              </w:rPr>
              <w:t>Ler e Somar ADC, calcular</w:t>
            </w:r>
          </w:p>
        </w:tc>
      </w:tr>
      <w:tr w:rsidR="00597284" w:rsidRPr="00597284" w14:paraId="7F566EE2" w14:textId="77777777" w:rsidTr="0057438C">
        <w:tc>
          <w:tcPr>
            <w:tcW w:w="1170" w:type="dxa"/>
          </w:tcPr>
          <w:p w14:paraId="49B49423" w14:textId="4F5D2468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8</w:t>
            </w:r>
          </w:p>
        </w:tc>
        <w:tc>
          <w:tcPr>
            <w:tcW w:w="2792" w:type="dxa"/>
          </w:tcPr>
          <w:p w14:paraId="2FA3F133" w14:textId="42A5CC4F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Ler e jogar fora, Disp</w:t>
            </w:r>
          </w:p>
        </w:tc>
        <w:tc>
          <w:tcPr>
            <w:tcW w:w="985" w:type="dxa"/>
          </w:tcPr>
          <w:p w14:paraId="3F68F1AB" w14:textId="77777777" w:rsidR="00306245" w:rsidRPr="00597284" w:rsidRDefault="00306245" w:rsidP="00306245">
            <w:pPr>
              <w:rPr>
                <w:color w:val="FF0000"/>
              </w:rPr>
            </w:pPr>
          </w:p>
        </w:tc>
        <w:tc>
          <w:tcPr>
            <w:tcW w:w="1170" w:type="dxa"/>
          </w:tcPr>
          <w:p w14:paraId="380BF32E" w14:textId="742F1906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21</w:t>
            </w:r>
          </w:p>
        </w:tc>
        <w:tc>
          <w:tcPr>
            <w:tcW w:w="2792" w:type="dxa"/>
          </w:tcPr>
          <w:p w14:paraId="3D7CFF2E" w14:textId="639361FB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Nada</w:t>
            </w:r>
          </w:p>
        </w:tc>
      </w:tr>
      <w:tr w:rsidR="00597284" w:rsidRPr="00597284" w14:paraId="6933BA82" w14:textId="77777777" w:rsidTr="0057438C">
        <w:tc>
          <w:tcPr>
            <w:tcW w:w="1170" w:type="dxa"/>
          </w:tcPr>
          <w:p w14:paraId="31E8D8E0" w14:textId="434A91B5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9</w:t>
            </w:r>
          </w:p>
        </w:tc>
        <w:tc>
          <w:tcPr>
            <w:tcW w:w="2792" w:type="dxa"/>
          </w:tcPr>
          <w:p w14:paraId="4CD4DE1E" w14:textId="02FA2F8A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Ler e jogar fora, Disp</w:t>
            </w:r>
          </w:p>
        </w:tc>
        <w:tc>
          <w:tcPr>
            <w:tcW w:w="985" w:type="dxa"/>
          </w:tcPr>
          <w:p w14:paraId="1D5A0F73" w14:textId="77777777" w:rsidR="00306245" w:rsidRPr="00597284" w:rsidRDefault="00306245" w:rsidP="00306245">
            <w:pPr>
              <w:rPr>
                <w:color w:val="FF0000"/>
              </w:rPr>
            </w:pPr>
          </w:p>
        </w:tc>
        <w:tc>
          <w:tcPr>
            <w:tcW w:w="1170" w:type="dxa"/>
          </w:tcPr>
          <w:p w14:paraId="230F6D7F" w14:textId="4DDFDE4F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22</w:t>
            </w:r>
          </w:p>
        </w:tc>
        <w:tc>
          <w:tcPr>
            <w:tcW w:w="2792" w:type="dxa"/>
          </w:tcPr>
          <w:p w14:paraId="21E855E3" w14:textId="3966246B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Nada</w:t>
            </w:r>
          </w:p>
        </w:tc>
      </w:tr>
      <w:tr w:rsidR="00597284" w:rsidRPr="00597284" w14:paraId="2BBB5640" w14:textId="77777777" w:rsidTr="0057438C">
        <w:tc>
          <w:tcPr>
            <w:tcW w:w="1170" w:type="dxa"/>
            <w:shd w:val="clear" w:color="auto" w:fill="FFF2CC" w:themeFill="accent4" w:themeFillTint="33"/>
          </w:tcPr>
          <w:p w14:paraId="0086ED4A" w14:textId="78D90B28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10</w:t>
            </w:r>
          </w:p>
        </w:tc>
        <w:tc>
          <w:tcPr>
            <w:tcW w:w="2792" w:type="dxa"/>
            <w:shd w:val="clear" w:color="auto" w:fill="FFF2CC" w:themeFill="accent4" w:themeFillTint="33"/>
          </w:tcPr>
          <w:p w14:paraId="5349DE1D" w14:textId="66F61153" w:rsidR="00306245" w:rsidRPr="00597284" w:rsidRDefault="0057438C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1-</w:t>
            </w:r>
            <w:r w:rsidR="00306245" w:rsidRPr="00597284">
              <w:rPr>
                <w:color w:val="FF0000"/>
              </w:rPr>
              <w:t>Ler e Somar ADC, Disp</w:t>
            </w:r>
          </w:p>
        </w:tc>
        <w:tc>
          <w:tcPr>
            <w:tcW w:w="985" w:type="dxa"/>
          </w:tcPr>
          <w:p w14:paraId="53DADB26" w14:textId="77777777" w:rsidR="00306245" w:rsidRPr="00597284" w:rsidRDefault="00306245" w:rsidP="00306245">
            <w:pPr>
              <w:rPr>
                <w:color w:val="FF0000"/>
              </w:rPr>
            </w:pPr>
          </w:p>
        </w:tc>
        <w:tc>
          <w:tcPr>
            <w:tcW w:w="1170" w:type="dxa"/>
          </w:tcPr>
          <w:p w14:paraId="0E16133B" w14:textId="20606287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23</w:t>
            </w:r>
          </w:p>
        </w:tc>
        <w:tc>
          <w:tcPr>
            <w:tcW w:w="2792" w:type="dxa"/>
          </w:tcPr>
          <w:p w14:paraId="7FEC6A6A" w14:textId="656C0EFA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Nada</w:t>
            </w:r>
          </w:p>
        </w:tc>
      </w:tr>
      <w:tr w:rsidR="00597284" w:rsidRPr="00597284" w14:paraId="09A007A0" w14:textId="77777777" w:rsidTr="0057438C">
        <w:tc>
          <w:tcPr>
            <w:tcW w:w="1170" w:type="dxa"/>
            <w:shd w:val="clear" w:color="auto" w:fill="FFF2CC" w:themeFill="accent4" w:themeFillTint="33"/>
          </w:tcPr>
          <w:p w14:paraId="7E983BE3" w14:textId="05F79FEC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11</w:t>
            </w:r>
          </w:p>
        </w:tc>
        <w:tc>
          <w:tcPr>
            <w:tcW w:w="2792" w:type="dxa"/>
            <w:shd w:val="clear" w:color="auto" w:fill="FFF2CC" w:themeFill="accent4" w:themeFillTint="33"/>
          </w:tcPr>
          <w:p w14:paraId="313E7B9C" w14:textId="6A62419C" w:rsidR="00306245" w:rsidRPr="00597284" w:rsidRDefault="0057438C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2-</w:t>
            </w:r>
            <w:r w:rsidR="00306245" w:rsidRPr="00597284">
              <w:rPr>
                <w:color w:val="FF0000"/>
              </w:rPr>
              <w:t>Ler e Somar ADC, Disp</w:t>
            </w:r>
          </w:p>
        </w:tc>
        <w:tc>
          <w:tcPr>
            <w:tcW w:w="985" w:type="dxa"/>
          </w:tcPr>
          <w:p w14:paraId="4518EB29" w14:textId="77777777" w:rsidR="00306245" w:rsidRPr="00597284" w:rsidRDefault="00306245" w:rsidP="00306245">
            <w:pPr>
              <w:rPr>
                <w:color w:val="FF0000"/>
              </w:rPr>
            </w:pPr>
          </w:p>
        </w:tc>
        <w:tc>
          <w:tcPr>
            <w:tcW w:w="1170" w:type="dxa"/>
          </w:tcPr>
          <w:p w14:paraId="6802556A" w14:textId="2CB0A91D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24</w:t>
            </w:r>
          </w:p>
        </w:tc>
        <w:tc>
          <w:tcPr>
            <w:tcW w:w="2792" w:type="dxa"/>
          </w:tcPr>
          <w:p w14:paraId="3C93B553" w14:textId="6D718883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Nada</w:t>
            </w:r>
          </w:p>
        </w:tc>
      </w:tr>
      <w:tr w:rsidR="00597284" w:rsidRPr="00597284" w14:paraId="20B873D8" w14:textId="77777777" w:rsidTr="0057438C">
        <w:tc>
          <w:tcPr>
            <w:tcW w:w="1170" w:type="dxa"/>
            <w:shd w:val="clear" w:color="auto" w:fill="FFF2CC" w:themeFill="accent4" w:themeFillTint="33"/>
          </w:tcPr>
          <w:p w14:paraId="5B5129C3" w14:textId="3C36ABF1" w:rsidR="00306245" w:rsidRPr="00597284" w:rsidRDefault="00306245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12</w:t>
            </w:r>
          </w:p>
        </w:tc>
        <w:tc>
          <w:tcPr>
            <w:tcW w:w="2792" w:type="dxa"/>
            <w:shd w:val="clear" w:color="auto" w:fill="FFF2CC" w:themeFill="accent4" w:themeFillTint="33"/>
          </w:tcPr>
          <w:p w14:paraId="53BC1739" w14:textId="693E004B" w:rsidR="00306245" w:rsidRPr="00597284" w:rsidRDefault="0057438C" w:rsidP="00306245">
            <w:pPr>
              <w:rPr>
                <w:color w:val="FF0000"/>
              </w:rPr>
            </w:pPr>
            <w:r w:rsidRPr="00597284">
              <w:rPr>
                <w:color w:val="FF0000"/>
              </w:rPr>
              <w:t>3-</w:t>
            </w:r>
            <w:r w:rsidR="00306245" w:rsidRPr="00597284">
              <w:rPr>
                <w:color w:val="FF0000"/>
              </w:rPr>
              <w:t>Ler e Somar ADC, Disp</w:t>
            </w:r>
          </w:p>
        </w:tc>
        <w:tc>
          <w:tcPr>
            <w:tcW w:w="985" w:type="dxa"/>
          </w:tcPr>
          <w:p w14:paraId="71D3C96F" w14:textId="77777777" w:rsidR="00306245" w:rsidRPr="00597284" w:rsidRDefault="00306245" w:rsidP="00306245">
            <w:pPr>
              <w:rPr>
                <w:color w:val="FF0000"/>
              </w:rPr>
            </w:pPr>
          </w:p>
        </w:tc>
        <w:tc>
          <w:tcPr>
            <w:tcW w:w="1170" w:type="dxa"/>
          </w:tcPr>
          <w:p w14:paraId="64E39E75" w14:textId="77777777" w:rsidR="00306245" w:rsidRPr="00597284" w:rsidRDefault="00306245" w:rsidP="00306245">
            <w:pPr>
              <w:rPr>
                <w:color w:val="FF0000"/>
              </w:rPr>
            </w:pPr>
          </w:p>
        </w:tc>
        <w:tc>
          <w:tcPr>
            <w:tcW w:w="2792" w:type="dxa"/>
          </w:tcPr>
          <w:p w14:paraId="0B42E784" w14:textId="77777777" w:rsidR="00306245" w:rsidRPr="00597284" w:rsidRDefault="00306245" w:rsidP="00306245">
            <w:pPr>
              <w:rPr>
                <w:color w:val="FF0000"/>
              </w:rPr>
            </w:pPr>
          </w:p>
        </w:tc>
      </w:tr>
      <w:tr w:rsidR="00597284" w:rsidRPr="00597284" w14:paraId="1FBC8474" w14:textId="77777777" w:rsidTr="0057438C">
        <w:tc>
          <w:tcPr>
            <w:tcW w:w="1170" w:type="dxa"/>
          </w:tcPr>
          <w:p w14:paraId="5F40E47B" w14:textId="055DB02B" w:rsidR="00306245" w:rsidRPr="00597284" w:rsidRDefault="00306245" w:rsidP="00306245">
            <w:pPr>
              <w:rPr>
                <w:color w:val="FF0000"/>
              </w:rPr>
            </w:pPr>
          </w:p>
        </w:tc>
        <w:tc>
          <w:tcPr>
            <w:tcW w:w="2792" w:type="dxa"/>
          </w:tcPr>
          <w:p w14:paraId="578A39AB" w14:textId="7635B495" w:rsidR="00306245" w:rsidRPr="00597284" w:rsidRDefault="00306245" w:rsidP="00306245">
            <w:pPr>
              <w:rPr>
                <w:color w:val="FF0000"/>
              </w:rPr>
            </w:pPr>
          </w:p>
        </w:tc>
        <w:tc>
          <w:tcPr>
            <w:tcW w:w="985" w:type="dxa"/>
          </w:tcPr>
          <w:p w14:paraId="6CD3400B" w14:textId="77777777" w:rsidR="00306245" w:rsidRPr="00597284" w:rsidRDefault="00306245" w:rsidP="00306245">
            <w:pPr>
              <w:rPr>
                <w:color w:val="FF0000"/>
              </w:rPr>
            </w:pPr>
          </w:p>
        </w:tc>
        <w:tc>
          <w:tcPr>
            <w:tcW w:w="1170" w:type="dxa"/>
          </w:tcPr>
          <w:p w14:paraId="7F4CC78D" w14:textId="77777777" w:rsidR="00306245" w:rsidRPr="00597284" w:rsidRDefault="00306245" w:rsidP="00306245">
            <w:pPr>
              <w:rPr>
                <w:color w:val="FF0000"/>
              </w:rPr>
            </w:pPr>
          </w:p>
        </w:tc>
        <w:tc>
          <w:tcPr>
            <w:tcW w:w="2792" w:type="dxa"/>
          </w:tcPr>
          <w:p w14:paraId="3F90593E" w14:textId="77777777" w:rsidR="00306245" w:rsidRPr="00597284" w:rsidRDefault="00306245" w:rsidP="00306245">
            <w:pPr>
              <w:rPr>
                <w:color w:val="FF0000"/>
              </w:rPr>
            </w:pPr>
          </w:p>
        </w:tc>
      </w:tr>
      <w:tr w:rsidR="00306245" w:rsidRPr="00597284" w14:paraId="19E4CC14" w14:textId="77777777" w:rsidTr="0057438C">
        <w:tc>
          <w:tcPr>
            <w:tcW w:w="1170" w:type="dxa"/>
          </w:tcPr>
          <w:p w14:paraId="07E3C6F3" w14:textId="77777777" w:rsidR="00306245" w:rsidRPr="00597284" w:rsidRDefault="00306245" w:rsidP="00306245">
            <w:pPr>
              <w:rPr>
                <w:color w:val="FF0000"/>
              </w:rPr>
            </w:pPr>
          </w:p>
        </w:tc>
        <w:tc>
          <w:tcPr>
            <w:tcW w:w="2792" w:type="dxa"/>
          </w:tcPr>
          <w:p w14:paraId="48541C2A" w14:textId="4804188C" w:rsidR="00306245" w:rsidRPr="00597284" w:rsidRDefault="00306245" w:rsidP="00306245">
            <w:pPr>
              <w:rPr>
                <w:color w:val="FF0000"/>
              </w:rPr>
            </w:pPr>
          </w:p>
        </w:tc>
        <w:tc>
          <w:tcPr>
            <w:tcW w:w="985" w:type="dxa"/>
          </w:tcPr>
          <w:p w14:paraId="5DC94076" w14:textId="77777777" w:rsidR="00306245" w:rsidRPr="00597284" w:rsidRDefault="00306245" w:rsidP="00306245">
            <w:pPr>
              <w:rPr>
                <w:color w:val="FF0000"/>
              </w:rPr>
            </w:pPr>
          </w:p>
        </w:tc>
        <w:tc>
          <w:tcPr>
            <w:tcW w:w="1170" w:type="dxa"/>
          </w:tcPr>
          <w:p w14:paraId="0CBADA78" w14:textId="77777777" w:rsidR="00306245" w:rsidRPr="00597284" w:rsidRDefault="00306245" w:rsidP="00306245">
            <w:pPr>
              <w:rPr>
                <w:color w:val="FF0000"/>
              </w:rPr>
            </w:pPr>
          </w:p>
        </w:tc>
        <w:tc>
          <w:tcPr>
            <w:tcW w:w="2792" w:type="dxa"/>
          </w:tcPr>
          <w:p w14:paraId="775BDAC6" w14:textId="77777777" w:rsidR="00306245" w:rsidRPr="00597284" w:rsidRDefault="00306245" w:rsidP="00306245">
            <w:pPr>
              <w:rPr>
                <w:color w:val="FF0000"/>
              </w:rPr>
            </w:pPr>
          </w:p>
        </w:tc>
      </w:tr>
    </w:tbl>
    <w:p w14:paraId="56168FE8" w14:textId="77777777" w:rsidR="000832BB" w:rsidRPr="00597284" w:rsidRDefault="000832BB" w:rsidP="008E5A95">
      <w:pPr>
        <w:spacing w:after="0"/>
        <w:rPr>
          <w:color w:val="FF0000"/>
        </w:rPr>
      </w:pPr>
    </w:p>
    <w:p w14:paraId="0B15F44E" w14:textId="644A14B3" w:rsidR="000832BB" w:rsidRPr="00597284" w:rsidRDefault="000832BB" w:rsidP="008E5A95">
      <w:pPr>
        <w:spacing w:after="0"/>
        <w:rPr>
          <w:color w:val="FF0000"/>
        </w:rPr>
      </w:pPr>
    </w:p>
    <w:p w14:paraId="0908F1FE" w14:textId="77777777" w:rsidR="000832BB" w:rsidRPr="00597284" w:rsidRDefault="000832BB" w:rsidP="008E5A95">
      <w:pPr>
        <w:spacing w:after="0"/>
        <w:rPr>
          <w:color w:val="FF0000"/>
        </w:rPr>
      </w:pPr>
    </w:p>
    <w:p w14:paraId="72674C66" w14:textId="3C9535CF" w:rsidR="00ED1415" w:rsidRPr="00597284" w:rsidRDefault="00ED1415" w:rsidP="008E5A95">
      <w:pPr>
        <w:spacing w:after="0"/>
        <w:rPr>
          <w:b/>
          <w:bCs/>
          <w:color w:val="FF0000"/>
        </w:rPr>
      </w:pPr>
      <w:r w:rsidRPr="00597284">
        <w:rPr>
          <w:b/>
          <w:bCs/>
          <w:color w:val="FF0000"/>
        </w:rPr>
        <w:t>Sobre os leds</w:t>
      </w:r>
    </w:p>
    <w:p w14:paraId="095B9CF3" w14:textId="21EBC569" w:rsidR="00C46933" w:rsidRPr="00597284" w:rsidRDefault="00C46933" w:rsidP="008E5A95">
      <w:pPr>
        <w:spacing w:after="0"/>
        <w:rPr>
          <w:color w:val="FF0000"/>
        </w:rPr>
      </w:pPr>
      <w:r w:rsidRPr="00597284">
        <w:rPr>
          <w:color w:val="FF0000"/>
        </w:rPr>
        <w:t>O modo PWM foi adotado para acender os leds. Assim, o led nunc</w:t>
      </w:r>
    </w:p>
    <w:p w14:paraId="4D0653AF" w14:textId="257B6197" w:rsidR="00C46933" w:rsidRPr="00597284" w:rsidRDefault="00C46933" w:rsidP="008E5A95">
      <w:pPr>
        <w:spacing w:after="0"/>
        <w:rPr>
          <w:color w:val="FF0000"/>
        </w:rPr>
      </w:pPr>
      <w:r w:rsidRPr="00597284">
        <w:rPr>
          <w:color w:val="FF0000"/>
        </w:rPr>
        <w:t xml:space="preserve">No modo direto, com potência = 0, ainda surge um pulso com duração de 1 </w:t>
      </w:r>
      <w:r w:rsidRPr="00597284">
        <w:rPr>
          <w:rFonts w:cstheme="minorHAnsi"/>
          <w:color w:val="FF0000"/>
        </w:rPr>
        <w:t>µ</w:t>
      </w:r>
      <w:r w:rsidRPr="00597284">
        <w:rPr>
          <w:color w:val="FF0000"/>
        </w:rPr>
        <w:t>s (conferir).</w:t>
      </w:r>
    </w:p>
    <w:p w14:paraId="458AFEF3" w14:textId="2D4FDCAD" w:rsidR="00C46933" w:rsidRPr="00597284" w:rsidRDefault="00C46933" w:rsidP="008E5A95">
      <w:pPr>
        <w:spacing w:after="0"/>
        <w:rPr>
          <w:color w:val="FF0000"/>
        </w:rPr>
      </w:pPr>
      <w:r w:rsidRPr="00597284">
        <w:rPr>
          <w:color w:val="FF0000"/>
        </w:rPr>
        <w:t xml:space="preserve">Foi escolhido o modo invertido para evitar esse </w:t>
      </w:r>
    </w:p>
    <w:p w14:paraId="3B71A6B2" w14:textId="13EFAB31" w:rsidR="008E5A95" w:rsidRPr="00597284" w:rsidRDefault="008E5A95" w:rsidP="007478A3">
      <w:pPr>
        <w:spacing w:after="0"/>
        <w:rPr>
          <w:color w:val="FF0000"/>
        </w:rPr>
      </w:pPr>
      <w:r w:rsidRPr="00597284">
        <w:rPr>
          <w:color w:val="FF0000"/>
        </w:rPr>
        <w:t xml:space="preserve"> </w:t>
      </w:r>
    </w:p>
    <w:p w14:paraId="6C8737B0" w14:textId="4A6B3548" w:rsidR="00C46933" w:rsidRPr="00597284" w:rsidRDefault="00C46933" w:rsidP="007478A3">
      <w:pPr>
        <w:spacing w:after="0"/>
        <w:rPr>
          <w:color w:val="FF0000"/>
        </w:rPr>
      </w:pPr>
      <w:r w:rsidRPr="00597284">
        <w:rPr>
          <w:color w:val="FF0000"/>
        </w:rPr>
        <w:t xml:space="preserve">OC1A = PB1 = Pino 9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Led Azul.</w:t>
      </w:r>
    </w:p>
    <w:p w14:paraId="4649B636" w14:textId="0523D33B" w:rsidR="00C46933" w:rsidRPr="00597284" w:rsidRDefault="00C46933" w:rsidP="007478A3">
      <w:pPr>
        <w:spacing w:after="0"/>
        <w:rPr>
          <w:color w:val="FF0000"/>
        </w:rPr>
      </w:pPr>
      <w:r w:rsidRPr="00597284">
        <w:rPr>
          <w:color w:val="FF0000"/>
        </w:rPr>
        <w:t xml:space="preserve">OC1B = PB2 = Pino 10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Led Vermelho.</w:t>
      </w:r>
    </w:p>
    <w:p w14:paraId="6C338B43" w14:textId="66CB6123" w:rsidR="008E5A95" w:rsidRPr="00597284" w:rsidRDefault="008E5A95" w:rsidP="007478A3">
      <w:pPr>
        <w:spacing w:after="0"/>
        <w:rPr>
          <w:color w:val="FF0000"/>
        </w:rPr>
      </w:pPr>
    </w:p>
    <w:p w14:paraId="12220B49" w14:textId="73D897F8" w:rsidR="00C46933" w:rsidRPr="00597284" w:rsidRDefault="00C46933" w:rsidP="00C46933">
      <w:pPr>
        <w:spacing w:after="0"/>
        <w:rPr>
          <w:color w:val="FF0000"/>
        </w:rPr>
      </w:pPr>
      <w:r w:rsidRPr="00597284">
        <w:rPr>
          <w:color w:val="FF0000"/>
        </w:rPr>
        <w:t>Para acender o led, programa-se PWM com carga de 50%</w:t>
      </w:r>
      <w:r w:rsidR="00154E3A" w:rsidRPr="00597284">
        <w:rPr>
          <w:color w:val="FF0000"/>
        </w:rPr>
        <w:t xml:space="preserve"> </w:t>
      </w:r>
      <w:r w:rsidR="00154E3A"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 0,5*TIMER1_20ms</w:t>
      </w:r>
      <w:r w:rsidR="00154E3A" w:rsidRPr="00597284">
        <w:rPr>
          <w:color w:val="FF0000"/>
        </w:rPr>
        <w:t>.</w:t>
      </w:r>
    </w:p>
    <w:p w14:paraId="65DA6255" w14:textId="4042F15E" w:rsidR="00154E3A" w:rsidRPr="00597284" w:rsidRDefault="00154E3A" w:rsidP="00C46933">
      <w:pPr>
        <w:spacing w:after="0"/>
        <w:rPr>
          <w:color w:val="FF0000"/>
        </w:rPr>
      </w:pPr>
      <w:r w:rsidRPr="00597284">
        <w:rPr>
          <w:color w:val="FF0000"/>
        </w:rPr>
        <w:t>Então o led nunca fica verdadeiramente aceso, fica 10 ms aceso e 10 ms apagado.</w:t>
      </w:r>
    </w:p>
    <w:p w14:paraId="7C00B7F9" w14:textId="4C56F11F" w:rsidR="007768FB" w:rsidRPr="00597284" w:rsidRDefault="007768FB" w:rsidP="00C46933">
      <w:pPr>
        <w:spacing w:after="0"/>
        <w:rPr>
          <w:rFonts w:ascii="Courier New" w:hAnsi="Courier New" w:cs="Courier New"/>
          <w:color w:val="FF0000"/>
        </w:rPr>
      </w:pPr>
      <w:r w:rsidRPr="00597284">
        <w:rPr>
          <w:rFonts w:ascii="Courier New" w:hAnsi="Courier New" w:cs="Courier New"/>
          <w:color w:val="FF0000"/>
        </w:rPr>
        <w:t>#define TIMER1_MAX  TIMER1_20ms</w:t>
      </w:r>
    </w:p>
    <w:p w14:paraId="5E0059C3" w14:textId="17000CAE" w:rsidR="00C46933" w:rsidRPr="00597284" w:rsidRDefault="00C46933" w:rsidP="00C46933">
      <w:pPr>
        <w:spacing w:after="0"/>
        <w:rPr>
          <w:color w:val="FF0000"/>
        </w:rPr>
      </w:pPr>
      <w:r w:rsidRPr="00597284">
        <w:rPr>
          <w:rFonts w:ascii="Courier New" w:hAnsi="Courier New" w:cs="Courier New"/>
          <w:color w:val="FF0000"/>
        </w:rPr>
        <w:t xml:space="preserve">#define POT_AZ  </w:t>
      </w:r>
      <w:r w:rsidR="007768FB" w:rsidRPr="00597284">
        <w:rPr>
          <w:rFonts w:ascii="Courier New" w:hAnsi="Courier New" w:cs="Courier New"/>
          <w:color w:val="FF0000"/>
        </w:rPr>
        <w:t xml:space="preserve">   </w:t>
      </w:r>
      <w:r w:rsidR="008F751E" w:rsidRPr="00597284">
        <w:rPr>
          <w:rFonts w:ascii="Courier New" w:hAnsi="Courier New" w:cs="Courier New"/>
          <w:color w:val="FF0000"/>
        </w:rPr>
        <w:t>(</w:t>
      </w:r>
      <w:r w:rsidRPr="00597284">
        <w:rPr>
          <w:rFonts w:ascii="Courier New" w:hAnsi="Courier New" w:cs="Courier New"/>
          <w:color w:val="FF0000"/>
        </w:rPr>
        <w:t>word)(0.5*TIMER1_MAX)</w:t>
      </w:r>
      <w:r w:rsidR="00154E3A" w:rsidRPr="00597284">
        <w:rPr>
          <w:rFonts w:ascii="Courier New" w:hAnsi="Courier New" w:cs="Courier New"/>
          <w:color w:val="FF0000"/>
        </w:rPr>
        <w:tab/>
        <w:t>//Azul acende</w:t>
      </w:r>
    </w:p>
    <w:p w14:paraId="4E8080DB" w14:textId="42F35265" w:rsidR="00C46933" w:rsidRPr="00597284" w:rsidRDefault="00C46933" w:rsidP="00C46933">
      <w:pPr>
        <w:spacing w:after="0"/>
        <w:rPr>
          <w:color w:val="FF0000"/>
        </w:rPr>
      </w:pPr>
      <w:r w:rsidRPr="00597284">
        <w:rPr>
          <w:rFonts w:ascii="Courier New" w:hAnsi="Courier New" w:cs="Courier New"/>
          <w:color w:val="FF0000"/>
        </w:rPr>
        <w:lastRenderedPageBreak/>
        <w:t xml:space="preserve">#define POT_az  </w:t>
      </w:r>
      <w:r w:rsidR="007768FB" w:rsidRPr="00597284">
        <w:rPr>
          <w:rFonts w:ascii="Courier New" w:hAnsi="Courier New" w:cs="Courier New"/>
          <w:color w:val="FF0000"/>
        </w:rPr>
        <w:t xml:space="preserve">   </w:t>
      </w:r>
      <w:r w:rsidRPr="00597284">
        <w:rPr>
          <w:rFonts w:ascii="Courier New" w:hAnsi="Courier New" w:cs="Courier New"/>
          <w:color w:val="FF0000"/>
        </w:rPr>
        <w:t>(word) (TIMER1_MAX+1)</w:t>
      </w:r>
      <w:r w:rsidR="00154E3A" w:rsidRPr="00597284">
        <w:rPr>
          <w:rFonts w:ascii="Courier New" w:hAnsi="Courier New" w:cs="Courier New"/>
          <w:color w:val="FF0000"/>
        </w:rPr>
        <w:tab/>
        <w:t>//Azul apaga</w:t>
      </w:r>
    </w:p>
    <w:p w14:paraId="32DC246E" w14:textId="327FC6E2" w:rsidR="00C46933" w:rsidRPr="00597284" w:rsidRDefault="00C46933" w:rsidP="00C46933">
      <w:pPr>
        <w:spacing w:after="0"/>
        <w:rPr>
          <w:color w:val="FF0000"/>
        </w:rPr>
      </w:pPr>
      <w:r w:rsidRPr="00597284">
        <w:rPr>
          <w:rFonts w:ascii="Courier New" w:hAnsi="Courier New" w:cs="Courier New"/>
          <w:color w:val="FF0000"/>
        </w:rPr>
        <w:t xml:space="preserve">#define POT_VM  </w:t>
      </w:r>
      <w:r w:rsidR="007768FB" w:rsidRPr="00597284">
        <w:rPr>
          <w:rFonts w:ascii="Courier New" w:hAnsi="Courier New" w:cs="Courier New"/>
          <w:color w:val="FF0000"/>
        </w:rPr>
        <w:t xml:space="preserve">   </w:t>
      </w:r>
      <w:r w:rsidRPr="00597284">
        <w:rPr>
          <w:rFonts w:ascii="Courier New" w:hAnsi="Courier New" w:cs="Courier New"/>
          <w:color w:val="FF0000"/>
        </w:rPr>
        <w:t>(word)(0.5*TIMER1_MAX)</w:t>
      </w:r>
      <w:r w:rsidR="00154E3A" w:rsidRPr="00597284">
        <w:rPr>
          <w:rFonts w:ascii="Courier New" w:hAnsi="Courier New" w:cs="Courier New"/>
          <w:color w:val="FF0000"/>
        </w:rPr>
        <w:tab/>
        <w:t>//Vermelho acende</w:t>
      </w:r>
    </w:p>
    <w:p w14:paraId="235A68BD" w14:textId="36D29E6A" w:rsidR="00C46933" w:rsidRPr="00597284" w:rsidRDefault="00C46933" w:rsidP="00C46933">
      <w:pPr>
        <w:spacing w:after="0"/>
        <w:rPr>
          <w:color w:val="FF0000"/>
        </w:rPr>
      </w:pPr>
      <w:r w:rsidRPr="00597284">
        <w:rPr>
          <w:rFonts w:ascii="Courier New" w:hAnsi="Courier New" w:cs="Courier New"/>
          <w:color w:val="FF0000"/>
        </w:rPr>
        <w:t xml:space="preserve">#define POT_vm  </w:t>
      </w:r>
      <w:r w:rsidR="007768FB" w:rsidRPr="00597284">
        <w:rPr>
          <w:rFonts w:ascii="Courier New" w:hAnsi="Courier New" w:cs="Courier New"/>
          <w:color w:val="FF0000"/>
        </w:rPr>
        <w:t xml:space="preserve">   </w:t>
      </w:r>
      <w:r w:rsidRPr="00597284">
        <w:rPr>
          <w:rFonts w:ascii="Courier New" w:hAnsi="Courier New" w:cs="Courier New"/>
          <w:color w:val="FF0000"/>
        </w:rPr>
        <w:t>(word)(TIMER1_MAX+1)</w:t>
      </w:r>
      <w:r w:rsidR="00154E3A" w:rsidRPr="00597284">
        <w:rPr>
          <w:rFonts w:ascii="Courier New" w:hAnsi="Courier New" w:cs="Courier New"/>
          <w:color w:val="FF0000"/>
        </w:rPr>
        <w:tab/>
        <w:t>//Vermelho apaga</w:t>
      </w:r>
    </w:p>
    <w:p w14:paraId="2A477361" w14:textId="1D795F64" w:rsidR="00C46933" w:rsidRPr="00597284" w:rsidRDefault="00ED1415" w:rsidP="007478A3">
      <w:pPr>
        <w:spacing w:after="0"/>
        <w:rPr>
          <w:color w:val="FF0000"/>
        </w:rPr>
      </w:pPr>
      <w:r w:rsidRPr="00597284">
        <w:rPr>
          <w:color w:val="FF0000"/>
        </w:rPr>
        <w:t>Os valores são independentes para se poder escolher o ciclo de carga de cada led.</w:t>
      </w:r>
    </w:p>
    <w:p w14:paraId="544D3C8B" w14:textId="77777777" w:rsidR="00ED1415" w:rsidRPr="00597284" w:rsidRDefault="00ED1415" w:rsidP="007478A3">
      <w:pPr>
        <w:spacing w:after="0"/>
        <w:rPr>
          <w:color w:val="FF0000"/>
        </w:rPr>
      </w:pPr>
    </w:p>
    <w:p w14:paraId="5CD3FB66" w14:textId="75988A44" w:rsidR="00154E3A" w:rsidRPr="00597284" w:rsidRDefault="00154E3A" w:rsidP="00154E3A">
      <w:pPr>
        <w:spacing w:after="0"/>
        <w:rPr>
          <w:color w:val="FF0000"/>
        </w:rPr>
      </w:pPr>
      <w:r w:rsidRPr="00597284">
        <w:rPr>
          <w:rFonts w:ascii="Courier New" w:hAnsi="Courier New" w:cs="Courier New"/>
          <w:color w:val="FF0000"/>
        </w:rPr>
        <w:t>OC</w:t>
      </w:r>
      <w:r w:rsidR="00EF0F35" w:rsidRPr="00597284">
        <w:rPr>
          <w:rFonts w:ascii="Courier New" w:hAnsi="Courier New" w:cs="Courier New"/>
          <w:color w:val="FF0000"/>
        </w:rPr>
        <w:t>R</w:t>
      </w:r>
      <w:r w:rsidRPr="00597284">
        <w:rPr>
          <w:rFonts w:ascii="Courier New" w:hAnsi="Courier New" w:cs="Courier New"/>
          <w:color w:val="FF0000"/>
        </w:rPr>
        <w:t>1A = POT_AZ</w:t>
      </w:r>
      <w:r w:rsidRPr="00597284">
        <w:rPr>
          <w:color w:val="FF0000"/>
        </w:rPr>
        <w:t xml:space="preserve">; </w:t>
      </w:r>
      <w:r w:rsidRPr="00597284">
        <w:rPr>
          <w:color w:val="FF0000"/>
          <w:lang w:val="en-US"/>
        </w:rPr>
        <w:sym w:font="Wingdings" w:char="F0E0"/>
      </w:r>
      <w:r w:rsidRPr="00597284">
        <w:rPr>
          <w:color w:val="FF0000"/>
        </w:rPr>
        <w:t xml:space="preserve"> acende led azul e </w:t>
      </w:r>
      <w:r w:rsidRPr="00597284">
        <w:rPr>
          <w:rFonts w:ascii="Courier New" w:hAnsi="Courier New" w:cs="Courier New"/>
          <w:color w:val="FF0000"/>
        </w:rPr>
        <w:t>OC</w:t>
      </w:r>
      <w:r w:rsidR="00EF0F35" w:rsidRPr="00597284">
        <w:rPr>
          <w:rFonts w:ascii="Courier New" w:hAnsi="Courier New" w:cs="Courier New"/>
          <w:color w:val="FF0000"/>
        </w:rPr>
        <w:t>R</w:t>
      </w:r>
      <w:r w:rsidRPr="00597284">
        <w:rPr>
          <w:rFonts w:ascii="Courier New" w:hAnsi="Courier New" w:cs="Courier New"/>
          <w:color w:val="FF0000"/>
        </w:rPr>
        <w:t>1A = POT_az</w:t>
      </w:r>
      <w:r w:rsidRPr="00597284">
        <w:rPr>
          <w:color w:val="FF0000"/>
        </w:rPr>
        <w:t xml:space="preserve">; </w:t>
      </w:r>
      <w:r w:rsidRPr="00597284">
        <w:rPr>
          <w:color w:val="FF0000"/>
          <w:lang w:val="en-US"/>
        </w:rPr>
        <w:sym w:font="Wingdings" w:char="F0E0"/>
      </w:r>
      <w:r w:rsidRPr="00597284">
        <w:rPr>
          <w:color w:val="FF0000"/>
        </w:rPr>
        <w:t xml:space="preserve"> apaga led azul</w:t>
      </w:r>
    </w:p>
    <w:p w14:paraId="1389465A" w14:textId="0AB14853" w:rsidR="00154E3A" w:rsidRPr="00597284" w:rsidRDefault="00154E3A" w:rsidP="00154E3A">
      <w:pPr>
        <w:spacing w:after="0"/>
        <w:rPr>
          <w:color w:val="FF0000"/>
        </w:rPr>
      </w:pPr>
      <w:r w:rsidRPr="00597284">
        <w:rPr>
          <w:rFonts w:ascii="Courier New" w:hAnsi="Courier New" w:cs="Courier New"/>
          <w:color w:val="FF0000"/>
        </w:rPr>
        <w:t>OC</w:t>
      </w:r>
      <w:r w:rsidR="00EF0F35" w:rsidRPr="00597284">
        <w:rPr>
          <w:rFonts w:ascii="Courier New" w:hAnsi="Courier New" w:cs="Courier New"/>
          <w:color w:val="FF0000"/>
        </w:rPr>
        <w:t>R</w:t>
      </w:r>
      <w:r w:rsidRPr="00597284">
        <w:rPr>
          <w:rFonts w:ascii="Courier New" w:hAnsi="Courier New" w:cs="Courier New"/>
          <w:color w:val="FF0000"/>
        </w:rPr>
        <w:t>1B = POT_VM</w:t>
      </w:r>
      <w:r w:rsidRPr="00597284">
        <w:rPr>
          <w:color w:val="FF0000"/>
        </w:rPr>
        <w:t xml:space="preserve">; </w:t>
      </w:r>
      <w:r w:rsidRPr="00597284">
        <w:rPr>
          <w:color w:val="FF0000"/>
          <w:lang w:val="en-US"/>
        </w:rPr>
        <w:sym w:font="Wingdings" w:char="F0E0"/>
      </w:r>
      <w:r w:rsidRPr="00597284">
        <w:rPr>
          <w:color w:val="FF0000"/>
        </w:rPr>
        <w:t xml:space="preserve"> acende led vermelho e </w:t>
      </w:r>
      <w:r w:rsidRPr="00597284">
        <w:rPr>
          <w:rFonts w:ascii="Courier New" w:hAnsi="Courier New" w:cs="Courier New"/>
          <w:color w:val="FF0000"/>
        </w:rPr>
        <w:t>OC</w:t>
      </w:r>
      <w:r w:rsidR="00EF0F35" w:rsidRPr="00597284">
        <w:rPr>
          <w:rFonts w:ascii="Courier New" w:hAnsi="Courier New" w:cs="Courier New"/>
          <w:color w:val="FF0000"/>
        </w:rPr>
        <w:t>R</w:t>
      </w:r>
      <w:r w:rsidRPr="00597284">
        <w:rPr>
          <w:rFonts w:ascii="Courier New" w:hAnsi="Courier New" w:cs="Courier New"/>
          <w:color w:val="FF0000"/>
        </w:rPr>
        <w:t>1</w:t>
      </w:r>
      <w:r w:rsidR="00EF0F35" w:rsidRPr="00597284">
        <w:rPr>
          <w:rFonts w:ascii="Courier New" w:hAnsi="Courier New" w:cs="Courier New"/>
          <w:color w:val="FF0000"/>
        </w:rPr>
        <w:t>B</w:t>
      </w:r>
      <w:r w:rsidRPr="00597284">
        <w:rPr>
          <w:rFonts w:ascii="Courier New" w:hAnsi="Courier New" w:cs="Courier New"/>
          <w:color w:val="FF0000"/>
        </w:rPr>
        <w:t xml:space="preserve"> = POT_vm</w:t>
      </w:r>
      <w:r w:rsidRPr="00597284">
        <w:rPr>
          <w:color w:val="FF0000"/>
        </w:rPr>
        <w:t xml:space="preserve">; </w:t>
      </w:r>
      <w:r w:rsidRPr="00597284">
        <w:rPr>
          <w:color w:val="FF0000"/>
          <w:lang w:val="en-US"/>
        </w:rPr>
        <w:sym w:font="Wingdings" w:char="F0E0"/>
      </w:r>
      <w:r w:rsidRPr="00597284">
        <w:rPr>
          <w:color w:val="FF0000"/>
        </w:rPr>
        <w:t xml:space="preserve"> apaga led vermelho</w:t>
      </w:r>
    </w:p>
    <w:p w14:paraId="5DB2A80D" w14:textId="29E5E7E5" w:rsidR="00EF0F35" w:rsidRPr="00597284" w:rsidRDefault="00EF0F35" w:rsidP="00154E3A">
      <w:pPr>
        <w:spacing w:after="0"/>
        <w:rPr>
          <w:color w:val="FF0000"/>
        </w:rPr>
      </w:pPr>
    </w:p>
    <w:p w14:paraId="73FE089E" w14:textId="1F746120" w:rsidR="00EF0F35" w:rsidRPr="00597284" w:rsidRDefault="00EF0F35" w:rsidP="00154E3A">
      <w:pPr>
        <w:spacing w:after="0"/>
        <w:rPr>
          <w:color w:val="FF0000"/>
        </w:rPr>
      </w:pPr>
      <w:r w:rsidRPr="00597284">
        <w:rPr>
          <w:color w:val="FF0000"/>
        </w:rPr>
        <w:t xml:space="preserve">Notar que POT_vm = POT_az = TIMER1_MAX+1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1 valor além da contagem, com isso o contador nunca chega a este valor, ou seja, nunca temos TCNT1 = OCR1A (ou OCR1B). O </w:t>
      </w:r>
      <w:r w:rsidR="001619A0" w:rsidRPr="00597284">
        <w:rPr>
          <w:color w:val="FF0000"/>
        </w:rPr>
        <w:t>OC1A (OC1B) nunca vai a 1.</w:t>
      </w:r>
    </w:p>
    <w:p w14:paraId="5AB1C1CA" w14:textId="433E0D62" w:rsidR="00154E3A" w:rsidRPr="00597284" w:rsidRDefault="00154E3A" w:rsidP="007478A3">
      <w:pPr>
        <w:spacing w:after="0"/>
        <w:rPr>
          <w:color w:val="FF0000"/>
        </w:rPr>
      </w:pPr>
    </w:p>
    <w:p w14:paraId="3E943182" w14:textId="08A21CF7" w:rsidR="00ED1415" w:rsidRPr="00597284" w:rsidRDefault="00ED1415" w:rsidP="007478A3">
      <w:pPr>
        <w:spacing w:after="0"/>
        <w:rPr>
          <w:color w:val="FF0000"/>
        </w:rPr>
      </w:pPr>
      <w:r w:rsidRPr="00597284">
        <w:rPr>
          <w:color w:val="FF0000"/>
        </w:rPr>
        <w:t>Para gerar os diversos padrões de pisca-pisca foi usado um vetor de 10 posições, um para cada led.</w:t>
      </w:r>
    </w:p>
    <w:p w14:paraId="51A3EA46" w14:textId="6BA9046E" w:rsidR="00ED1415" w:rsidRPr="00597284" w:rsidRDefault="00ED1415" w:rsidP="00ED1415">
      <w:pPr>
        <w:spacing w:after="0"/>
        <w:rPr>
          <w:color w:val="FF0000"/>
        </w:rPr>
      </w:pPr>
      <w:r w:rsidRPr="00597284">
        <w:rPr>
          <w:rFonts w:ascii="Courier New" w:hAnsi="Courier New" w:cs="Courier New"/>
          <w:color w:val="FF0000"/>
        </w:rPr>
        <w:t>#define LED_PISCA   20</w:t>
      </w:r>
      <w:r w:rsidRPr="00597284">
        <w:rPr>
          <w:color w:val="FF0000"/>
        </w:rPr>
        <w:t xml:space="preserve">   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20 contagens, logo 20 * 20 ms = 0,4 seg, freq. atualização dos leds.</w:t>
      </w:r>
    </w:p>
    <w:p w14:paraId="2B6CA80F" w14:textId="38F755F6" w:rsidR="00ED1415" w:rsidRPr="00597284" w:rsidRDefault="00ED1415" w:rsidP="00ED1415">
      <w:pPr>
        <w:spacing w:after="0"/>
        <w:rPr>
          <w:color w:val="FF0000"/>
        </w:rPr>
      </w:pPr>
      <w:r w:rsidRPr="00597284">
        <w:rPr>
          <w:rFonts w:ascii="Courier New" w:hAnsi="Courier New" w:cs="Courier New"/>
          <w:color w:val="FF0000"/>
        </w:rPr>
        <w:t>volatile word cont_leds;</w:t>
      </w:r>
      <w:r w:rsidRPr="00597284">
        <w:rPr>
          <w:color w:val="FF0000"/>
        </w:rPr>
        <w:t xml:space="preserve">       </w:t>
      </w:r>
      <w:r w:rsidRPr="00597284">
        <w:rPr>
          <w:color w:val="FF0000"/>
          <w:lang w:val="en-US"/>
        </w:rPr>
        <w:sym w:font="Wingdings" w:char="F0E0"/>
      </w:r>
      <w:r w:rsidRPr="00597284">
        <w:rPr>
          <w:color w:val="FF0000"/>
        </w:rPr>
        <w:t xml:space="preserve"> contar intervalo LED_PER para mudar estado leds (0,4 seg).</w:t>
      </w:r>
    </w:p>
    <w:p w14:paraId="02781800" w14:textId="232AB891" w:rsidR="00ED1415" w:rsidRPr="00597284" w:rsidRDefault="00ED1415" w:rsidP="00ED1415">
      <w:pPr>
        <w:spacing w:after="0"/>
        <w:rPr>
          <w:color w:val="FF0000"/>
        </w:rPr>
      </w:pPr>
      <w:r w:rsidRPr="00597284">
        <w:rPr>
          <w:rFonts w:ascii="Courier New" w:hAnsi="Courier New" w:cs="Courier New"/>
          <w:color w:val="FF0000"/>
        </w:rPr>
        <w:t xml:space="preserve">volatile byte led_az_vet[10]; </w:t>
      </w:r>
      <w:r w:rsidRPr="00597284">
        <w:rPr>
          <w:rFonts w:ascii="Courier New" w:hAnsi="Courier New" w:cs="Courier New"/>
          <w:color w:val="FF0000"/>
        </w:rPr>
        <w:sym w:font="Wingdings" w:char="F0E0"/>
      </w:r>
      <w:r w:rsidRPr="00597284">
        <w:rPr>
          <w:rFonts w:ascii="Courier New" w:hAnsi="Courier New" w:cs="Courier New"/>
          <w:color w:val="FF0000"/>
        </w:rPr>
        <w:t xml:space="preserve"> </w:t>
      </w:r>
      <w:r w:rsidRPr="00597284">
        <w:rPr>
          <w:color w:val="FF0000"/>
        </w:rPr>
        <w:t>Vetor para indicar estado led azul.</w:t>
      </w:r>
    </w:p>
    <w:p w14:paraId="543D7597" w14:textId="3DE206C6" w:rsidR="00ED1415" w:rsidRPr="00597284" w:rsidRDefault="00ED1415" w:rsidP="00ED1415">
      <w:pPr>
        <w:spacing w:after="0"/>
        <w:rPr>
          <w:color w:val="FF0000"/>
        </w:rPr>
      </w:pPr>
      <w:r w:rsidRPr="00597284">
        <w:rPr>
          <w:rFonts w:ascii="Courier New" w:hAnsi="Courier New" w:cs="Courier New"/>
          <w:color w:val="FF0000"/>
        </w:rPr>
        <w:t xml:space="preserve">volatile byte led_vm_vet[10]; </w:t>
      </w:r>
      <w:r w:rsidRPr="00597284">
        <w:rPr>
          <w:rFonts w:ascii="Courier New" w:hAnsi="Courier New" w:cs="Courier New"/>
          <w:color w:val="FF0000"/>
          <w:lang w:val="en-US"/>
        </w:rPr>
        <w:sym w:font="Wingdings" w:char="F0E0"/>
      </w:r>
      <w:r w:rsidRPr="00597284">
        <w:rPr>
          <w:rFonts w:ascii="Courier New" w:hAnsi="Courier New" w:cs="Courier New"/>
          <w:color w:val="FF0000"/>
        </w:rPr>
        <w:t xml:space="preserve"> </w:t>
      </w:r>
      <w:r w:rsidRPr="00597284">
        <w:rPr>
          <w:color w:val="FF0000"/>
        </w:rPr>
        <w:t>Vetor para indicar estado led vermelho.</w:t>
      </w:r>
    </w:p>
    <w:p w14:paraId="54D50789" w14:textId="2344A9DC" w:rsidR="00ED1415" w:rsidRPr="00597284" w:rsidRDefault="00ED1415" w:rsidP="00ED1415">
      <w:pPr>
        <w:spacing w:after="0"/>
        <w:rPr>
          <w:color w:val="FF0000"/>
        </w:rPr>
      </w:pPr>
      <w:r w:rsidRPr="00597284">
        <w:rPr>
          <w:rFonts w:ascii="Courier New" w:hAnsi="Courier New" w:cs="Courier New"/>
          <w:color w:val="FF0000"/>
        </w:rPr>
        <w:t xml:space="preserve">volatile byte led_az_ix; </w:t>
      </w:r>
      <w:r w:rsidRPr="00597284">
        <w:rPr>
          <w:rFonts w:ascii="Courier New" w:hAnsi="Courier New" w:cs="Courier New"/>
          <w:color w:val="FF0000"/>
        </w:rPr>
        <w:sym w:font="Wingdings" w:char="F0E0"/>
      </w:r>
      <w:r w:rsidRPr="00597284">
        <w:rPr>
          <w:rFonts w:ascii="Courier New" w:hAnsi="Courier New" w:cs="Courier New"/>
          <w:color w:val="FF0000"/>
        </w:rPr>
        <w:t xml:space="preserve"> </w:t>
      </w:r>
      <w:r w:rsidRPr="00597284">
        <w:rPr>
          <w:color w:val="FF0000"/>
        </w:rPr>
        <w:t>Indexador para vetor led azul.</w:t>
      </w:r>
    </w:p>
    <w:p w14:paraId="4E3DD92A" w14:textId="1C35253B" w:rsidR="00ED1415" w:rsidRPr="00597284" w:rsidRDefault="00ED1415" w:rsidP="00ED1415">
      <w:pPr>
        <w:spacing w:after="0"/>
        <w:rPr>
          <w:color w:val="FF0000"/>
        </w:rPr>
      </w:pPr>
      <w:r w:rsidRPr="00597284">
        <w:rPr>
          <w:rFonts w:ascii="Courier New" w:hAnsi="Courier New" w:cs="Courier New"/>
          <w:color w:val="FF0000"/>
        </w:rPr>
        <w:t xml:space="preserve">volatile byte led_vm_ix; </w:t>
      </w:r>
      <w:r w:rsidRPr="00597284">
        <w:rPr>
          <w:rFonts w:ascii="Courier New" w:hAnsi="Courier New" w:cs="Courier New"/>
          <w:color w:val="FF0000"/>
        </w:rPr>
        <w:sym w:font="Wingdings" w:char="F0E0"/>
      </w:r>
      <w:r w:rsidRPr="00597284">
        <w:rPr>
          <w:rFonts w:ascii="Courier New" w:hAnsi="Courier New" w:cs="Courier New"/>
          <w:color w:val="FF0000"/>
        </w:rPr>
        <w:t xml:space="preserve"> </w:t>
      </w:r>
      <w:r w:rsidRPr="00597284">
        <w:rPr>
          <w:color w:val="FF0000"/>
        </w:rPr>
        <w:t>Indexador para vetor led vermelho.</w:t>
      </w:r>
    </w:p>
    <w:p w14:paraId="5A6FA94E" w14:textId="77777777" w:rsidR="00ED1415" w:rsidRPr="00597284" w:rsidRDefault="00ED1415" w:rsidP="007478A3">
      <w:pPr>
        <w:spacing w:after="0"/>
        <w:rPr>
          <w:color w:val="FF0000"/>
        </w:rPr>
      </w:pPr>
    </w:p>
    <w:p w14:paraId="1D5BB263" w14:textId="1D84D760" w:rsidR="00DA165F" w:rsidRPr="00597284" w:rsidRDefault="00DA165F" w:rsidP="007478A3">
      <w:pPr>
        <w:spacing w:after="0"/>
        <w:rPr>
          <w:color w:val="FF0000"/>
        </w:rPr>
      </w:pPr>
      <w:r w:rsidRPr="00597284">
        <w:rPr>
          <w:color w:val="FF0000"/>
        </w:rPr>
        <w:t xml:space="preserve">O contador </w:t>
      </w:r>
      <w:r w:rsidRPr="00597284">
        <w:rPr>
          <w:rFonts w:ascii="Courier New" w:hAnsi="Courier New" w:cs="Courier New"/>
          <w:color w:val="FF0000"/>
        </w:rPr>
        <w:t>cont_leds</w:t>
      </w:r>
      <w:r w:rsidRPr="00597284">
        <w:rPr>
          <w:color w:val="FF0000"/>
        </w:rPr>
        <w:t xml:space="preserve"> é incrementado a cada interrupção do Timer 1, ou seja, a cada 20 ms. Quando este contador chega o limite indicado por </w:t>
      </w:r>
      <w:r w:rsidRPr="00597284">
        <w:rPr>
          <w:rFonts w:ascii="Courier New" w:hAnsi="Courier New" w:cs="Courier New"/>
          <w:color w:val="FF0000"/>
        </w:rPr>
        <w:t>LED_PISCA</w:t>
      </w:r>
      <w:r w:rsidRPr="00597284">
        <w:rPr>
          <w:color w:val="FF0000"/>
        </w:rPr>
        <w:t xml:space="preserve">, os indexadores </w:t>
      </w:r>
      <w:r w:rsidRPr="00597284">
        <w:rPr>
          <w:rFonts w:ascii="Courier New" w:hAnsi="Courier New" w:cs="Courier New"/>
          <w:color w:val="FF0000"/>
        </w:rPr>
        <w:t>led_az_ix</w:t>
      </w:r>
      <w:r w:rsidRPr="00597284">
        <w:rPr>
          <w:color w:val="FF0000"/>
        </w:rPr>
        <w:t xml:space="preserve"> e </w:t>
      </w:r>
      <w:r w:rsidRPr="00597284">
        <w:rPr>
          <w:rFonts w:ascii="Courier New" w:hAnsi="Courier New" w:cs="Courier New"/>
          <w:color w:val="FF0000"/>
        </w:rPr>
        <w:t>led_vm_ix</w:t>
      </w:r>
      <w:r w:rsidRPr="00597284">
        <w:rPr>
          <w:color w:val="FF0000"/>
        </w:rPr>
        <w:t xml:space="preserve"> são incrementados</w:t>
      </w:r>
      <w:r w:rsidR="00D13AE8" w:rsidRPr="00597284">
        <w:rPr>
          <w:color w:val="FF0000"/>
        </w:rPr>
        <w:t xml:space="preserve"> e passam a indicar o novo estado dos leds. Eles contam 0, 1, ..., 9, 0, 1, ...</w:t>
      </w:r>
    </w:p>
    <w:p w14:paraId="0C474F40" w14:textId="26B807C5" w:rsidR="00D13AE8" w:rsidRPr="00597284" w:rsidRDefault="00D13AE8" w:rsidP="007478A3">
      <w:pPr>
        <w:spacing w:after="0"/>
        <w:rPr>
          <w:color w:val="FF0000"/>
        </w:rPr>
      </w:pPr>
    </w:p>
    <w:p w14:paraId="7D0EC8E9" w14:textId="515357F3" w:rsidR="00D13AE8" w:rsidRPr="00597284" w:rsidRDefault="00D13AE8" w:rsidP="007478A3">
      <w:pPr>
        <w:spacing w:after="0"/>
        <w:rPr>
          <w:color w:val="FF0000"/>
        </w:rPr>
      </w:pPr>
      <w:r w:rsidRPr="00597284">
        <w:rPr>
          <w:color w:val="FF0000"/>
        </w:rPr>
        <w:t>Para criar um padrão de pisca-pisca, basta preencher os vetores com 0 e 1. Note que o “1” implica em 20ms aceso e 20 ms apagado (50 Hz, o olho não percebe)</w:t>
      </w:r>
    </w:p>
    <w:p w14:paraId="11D8F5BC" w14:textId="68CEDEF1" w:rsidR="007478A3" w:rsidRPr="00597284" w:rsidRDefault="007478A3" w:rsidP="007478A3">
      <w:pPr>
        <w:spacing w:after="0"/>
        <w:rPr>
          <w:color w:val="FF0000"/>
        </w:rPr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37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</w:tblGrid>
      <w:tr w:rsidR="00597284" w:rsidRPr="00597284" w14:paraId="5735AE69" w14:textId="77777777" w:rsidTr="00D13AE8">
        <w:trPr>
          <w:jc w:val="center"/>
        </w:trPr>
        <w:tc>
          <w:tcPr>
            <w:tcW w:w="2237" w:type="dxa"/>
          </w:tcPr>
          <w:p w14:paraId="7AF82581" w14:textId="63483665" w:rsidR="00D13AE8" w:rsidRPr="00597284" w:rsidRDefault="00D13AE8" w:rsidP="00943400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Indexador</w:t>
            </w:r>
          </w:p>
        </w:tc>
        <w:tc>
          <w:tcPr>
            <w:tcW w:w="580" w:type="dxa"/>
          </w:tcPr>
          <w:p w14:paraId="1CC3D068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</w:tcPr>
          <w:p w14:paraId="1F1EFA14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</w:tcPr>
          <w:p w14:paraId="026C9202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2</w:t>
            </w:r>
          </w:p>
        </w:tc>
        <w:tc>
          <w:tcPr>
            <w:tcW w:w="580" w:type="dxa"/>
          </w:tcPr>
          <w:p w14:paraId="1A2A07CF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3</w:t>
            </w:r>
          </w:p>
        </w:tc>
        <w:tc>
          <w:tcPr>
            <w:tcW w:w="580" w:type="dxa"/>
          </w:tcPr>
          <w:p w14:paraId="597A42B4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4</w:t>
            </w:r>
          </w:p>
        </w:tc>
        <w:tc>
          <w:tcPr>
            <w:tcW w:w="580" w:type="dxa"/>
          </w:tcPr>
          <w:p w14:paraId="425DCE34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5</w:t>
            </w:r>
          </w:p>
        </w:tc>
        <w:tc>
          <w:tcPr>
            <w:tcW w:w="580" w:type="dxa"/>
          </w:tcPr>
          <w:p w14:paraId="23BC806D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6</w:t>
            </w:r>
          </w:p>
        </w:tc>
        <w:tc>
          <w:tcPr>
            <w:tcW w:w="580" w:type="dxa"/>
          </w:tcPr>
          <w:p w14:paraId="11979FC8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7</w:t>
            </w:r>
          </w:p>
        </w:tc>
        <w:tc>
          <w:tcPr>
            <w:tcW w:w="580" w:type="dxa"/>
          </w:tcPr>
          <w:p w14:paraId="00D96865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8</w:t>
            </w:r>
          </w:p>
        </w:tc>
        <w:tc>
          <w:tcPr>
            <w:tcW w:w="580" w:type="dxa"/>
          </w:tcPr>
          <w:p w14:paraId="2F8688AA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9</w:t>
            </w:r>
          </w:p>
        </w:tc>
      </w:tr>
      <w:tr w:rsidR="00597284" w:rsidRPr="00597284" w14:paraId="12C05C5F" w14:textId="77777777" w:rsidTr="00D13AE8">
        <w:trPr>
          <w:jc w:val="center"/>
        </w:trPr>
        <w:tc>
          <w:tcPr>
            <w:tcW w:w="2237" w:type="dxa"/>
          </w:tcPr>
          <w:p w14:paraId="4170D084" w14:textId="44E71E26" w:rsidR="00D13AE8" w:rsidRPr="00597284" w:rsidRDefault="00D13AE8" w:rsidP="00943400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led_AZ() ou led_VM()</w:t>
            </w:r>
          </w:p>
        </w:tc>
        <w:tc>
          <w:tcPr>
            <w:tcW w:w="580" w:type="dxa"/>
          </w:tcPr>
          <w:p w14:paraId="1FFC3C5C" w14:textId="406E648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</w:tcPr>
          <w:p w14:paraId="2AA4582F" w14:textId="0FC5ADA2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</w:tcPr>
          <w:p w14:paraId="7DD7D6D7" w14:textId="5B63E5BF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</w:tcPr>
          <w:p w14:paraId="5C59F927" w14:textId="7E73DB0A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</w:tcPr>
          <w:p w14:paraId="02B84189" w14:textId="4C8C5DF1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</w:tcPr>
          <w:p w14:paraId="71B6DB9D" w14:textId="5CFABEAE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</w:tcPr>
          <w:p w14:paraId="0F1414BF" w14:textId="2562B366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</w:tcPr>
          <w:p w14:paraId="106C8D6D" w14:textId="6413CAA6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</w:tcPr>
          <w:p w14:paraId="2F7A3E41" w14:textId="7C24AE86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</w:tcPr>
          <w:p w14:paraId="7FB30B2B" w14:textId="404D9C53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</w:tr>
      <w:tr w:rsidR="00597284" w:rsidRPr="00597284" w14:paraId="2BE79F2E" w14:textId="77777777" w:rsidTr="00D13AE8">
        <w:trPr>
          <w:jc w:val="center"/>
        </w:trPr>
        <w:tc>
          <w:tcPr>
            <w:tcW w:w="2237" w:type="dxa"/>
          </w:tcPr>
          <w:p w14:paraId="78A463C7" w14:textId="08B97C54" w:rsidR="00D13AE8" w:rsidRPr="00597284" w:rsidRDefault="00D13AE8" w:rsidP="00943400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led_az() ou led_vm()</w:t>
            </w:r>
          </w:p>
        </w:tc>
        <w:tc>
          <w:tcPr>
            <w:tcW w:w="580" w:type="dxa"/>
          </w:tcPr>
          <w:p w14:paraId="5594BD22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</w:tcPr>
          <w:p w14:paraId="4628944C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</w:tcPr>
          <w:p w14:paraId="1DCE045F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</w:tcPr>
          <w:p w14:paraId="038A8569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</w:tcPr>
          <w:p w14:paraId="742CB8E6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</w:tcPr>
          <w:p w14:paraId="72BE52C0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</w:tcPr>
          <w:p w14:paraId="0A79920E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</w:tcPr>
          <w:p w14:paraId="74E4D1C3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</w:tcPr>
          <w:p w14:paraId="09502C44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</w:tcPr>
          <w:p w14:paraId="63BEDB15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</w:tr>
      <w:tr w:rsidR="00D13AE8" w:rsidRPr="00597284" w14:paraId="71E9DF94" w14:textId="77777777" w:rsidTr="00D13AE8">
        <w:trPr>
          <w:jc w:val="center"/>
        </w:trPr>
        <w:tc>
          <w:tcPr>
            <w:tcW w:w="2237" w:type="dxa"/>
          </w:tcPr>
          <w:p w14:paraId="6FD2666C" w14:textId="77777777" w:rsidR="00D13AE8" w:rsidRPr="00597284" w:rsidRDefault="00D13AE8" w:rsidP="00943400">
            <w:pPr>
              <w:rPr>
                <w:color w:val="FF0000"/>
              </w:rPr>
            </w:pPr>
            <w:r w:rsidRPr="00597284">
              <w:rPr>
                <w:color w:val="FF0000"/>
              </w:rPr>
              <w:t>Intervalo pisca</w:t>
            </w:r>
          </w:p>
        </w:tc>
        <w:tc>
          <w:tcPr>
            <w:tcW w:w="580" w:type="dxa"/>
          </w:tcPr>
          <w:p w14:paraId="75B03EB5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</w:tcPr>
          <w:p w14:paraId="0562A12A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</w:tcPr>
          <w:p w14:paraId="33CD8207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</w:tcPr>
          <w:p w14:paraId="6E02221A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</w:tcPr>
          <w:p w14:paraId="62E33E4C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</w:tcPr>
          <w:p w14:paraId="42D9D761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</w:tcPr>
          <w:p w14:paraId="3A28820D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</w:tcPr>
          <w:p w14:paraId="3F11F015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</w:tcPr>
          <w:p w14:paraId="2E343AC9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</w:tcPr>
          <w:p w14:paraId="24BFECBD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</w:tr>
    </w:tbl>
    <w:p w14:paraId="634BB178" w14:textId="149617E2" w:rsidR="00D13AE8" w:rsidRPr="00597284" w:rsidRDefault="00D13AE8" w:rsidP="007478A3">
      <w:pPr>
        <w:spacing w:after="0"/>
        <w:rPr>
          <w:color w:val="FF0000"/>
        </w:rPr>
      </w:pPr>
    </w:p>
    <w:p w14:paraId="56825707" w14:textId="77777777" w:rsidR="00D13AE8" w:rsidRPr="00597284" w:rsidRDefault="00D13AE8" w:rsidP="00D13AE8">
      <w:pPr>
        <w:spacing w:after="0"/>
        <w:rPr>
          <w:color w:val="FF0000"/>
        </w:rPr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37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</w:tblGrid>
      <w:tr w:rsidR="00597284" w:rsidRPr="00597284" w14:paraId="13985A6E" w14:textId="77777777" w:rsidTr="00943400">
        <w:trPr>
          <w:jc w:val="center"/>
        </w:trPr>
        <w:tc>
          <w:tcPr>
            <w:tcW w:w="2237" w:type="dxa"/>
          </w:tcPr>
          <w:p w14:paraId="615184E7" w14:textId="77777777" w:rsidR="00D13AE8" w:rsidRPr="00597284" w:rsidRDefault="00D13AE8" w:rsidP="00943400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Indexador</w:t>
            </w:r>
          </w:p>
        </w:tc>
        <w:tc>
          <w:tcPr>
            <w:tcW w:w="580" w:type="dxa"/>
          </w:tcPr>
          <w:p w14:paraId="0F647833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</w:tcPr>
          <w:p w14:paraId="1C63EDAF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</w:tcPr>
          <w:p w14:paraId="40A20C0B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2</w:t>
            </w:r>
          </w:p>
        </w:tc>
        <w:tc>
          <w:tcPr>
            <w:tcW w:w="580" w:type="dxa"/>
          </w:tcPr>
          <w:p w14:paraId="23B4E80D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3</w:t>
            </w:r>
          </w:p>
        </w:tc>
        <w:tc>
          <w:tcPr>
            <w:tcW w:w="580" w:type="dxa"/>
          </w:tcPr>
          <w:p w14:paraId="6E36FD55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4</w:t>
            </w:r>
          </w:p>
        </w:tc>
        <w:tc>
          <w:tcPr>
            <w:tcW w:w="580" w:type="dxa"/>
          </w:tcPr>
          <w:p w14:paraId="4EA19213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5</w:t>
            </w:r>
          </w:p>
        </w:tc>
        <w:tc>
          <w:tcPr>
            <w:tcW w:w="580" w:type="dxa"/>
          </w:tcPr>
          <w:p w14:paraId="276DC7D5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6</w:t>
            </w:r>
          </w:p>
        </w:tc>
        <w:tc>
          <w:tcPr>
            <w:tcW w:w="580" w:type="dxa"/>
          </w:tcPr>
          <w:p w14:paraId="3998038E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7</w:t>
            </w:r>
          </w:p>
        </w:tc>
        <w:tc>
          <w:tcPr>
            <w:tcW w:w="580" w:type="dxa"/>
          </w:tcPr>
          <w:p w14:paraId="17CD3BE0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8</w:t>
            </w:r>
          </w:p>
        </w:tc>
        <w:tc>
          <w:tcPr>
            <w:tcW w:w="580" w:type="dxa"/>
          </w:tcPr>
          <w:p w14:paraId="377EB952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9</w:t>
            </w:r>
          </w:p>
        </w:tc>
      </w:tr>
      <w:tr w:rsidR="00597284" w:rsidRPr="00597284" w14:paraId="163E4B56" w14:textId="77777777" w:rsidTr="00943400">
        <w:trPr>
          <w:jc w:val="center"/>
        </w:trPr>
        <w:tc>
          <w:tcPr>
            <w:tcW w:w="2237" w:type="dxa"/>
          </w:tcPr>
          <w:p w14:paraId="56D1E70E" w14:textId="32196527" w:rsidR="00D13AE8" w:rsidRPr="00597284" w:rsidRDefault="00D13AE8" w:rsidP="00943400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 xml:space="preserve">Pisca rápido </w:t>
            </w:r>
          </w:p>
        </w:tc>
        <w:tc>
          <w:tcPr>
            <w:tcW w:w="580" w:type="dxa"/>
          </w:tcPr>
          <w:p w14:paraId="4D99EDA9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</w:tcPr>
          <w:p w14:paraId="253F439D" w14:textId="30D5B02B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</w:tcPr>
          <w:p w14:paraId="0711A200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</w:tcPr>
          <w:p w14:paraId="4A8083CF" w14:textId="39DFE532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</w:tcPr>
          <w:p w14:paraId="3F4D83AD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</w:tcPr>
          <w:p w14:paraId="1BC157C5" w14:textId="0AE1A521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</w:tcPr>
          <w:p w14:paraId="6350E4D3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</w:tcPr>
          <w:p w14:paraId="31675EB3" w14:textId="4DAA91C3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</w:tcPr>
          <w:p w14:paraId="65A8D004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</w:tcPr>
          <w:p w14:paraId="1841253D" w14:textId="4F9881EF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</w:tr>
      <w:tr w:rsidR="00597284" w:rsidRPr="00597284" w14:paraId="4F334CE6" w14:textId="77777777" w:rsidTr="00943400">
        <w:trPr>
          <w:jc w:val="center"/>
        </w:trPr>
        <w:tc>
          <w:tcPr>
            <w:tcW w:w="2237" w:type="dxa"/>
          </w:tcPr>
          <w:p w14:paraId="2806D28D" w14:textId="77777777" w:rsidR="00D13AE8" w:rsidRPr="00597284" w:rsidRDefault="00D13AE8" w:rsidP="00943400">
            <w:pPr>
              <w:rPr>
                <w:color w:val="FF0000"/>
              </w:rPr>
            </w:pPr>
            <w:r w:rsidRPr="00597284">
              <w:rPr>
                <w:color w:val="FF0000"/>
              </w:rPr>
              <w:t>Pisca lento</w:t>
            </w:r>
          </w:p>
        </w:tc>
        <w:tc>
          <w:tcPr>
            <w:tcW w:w="580" w:type="dxa"/>
          </w:tcPr>
          <w:p w14:paraId="28C82691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</w:tcPr>
          <w:p w14:paraId="217C5D1F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</w:tcPr>
          <w:p w14:paraId="3B0D3CF0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</w:tcPr>
          <w:p w14:paraId="05E79264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</w:tcPr>
          <w:p w14:paraId="1FE7B995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</w:tcPr>
          <w:p w14:paraId="17C745E6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</w:tcPr>
          <w:p w14:paraId="52D147F1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</w:tcPr>
          <w:p w14:paraId="41C1DC04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</w:tcPr>
          <w:p w14:paraId="45225BC5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</w:tcPr>
          <w:p w14:paraId="522777FF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</w:tr>
      <w:tr w:rsidR="00597284" w:rsidRPr="00597284" w14:paraId="3954176E" w14:textId="77777777" w:rsidTr="00943400">
        <w:trPr>
          <w:jc w:val="center"/>
        </w:trPr>
        <w:tc>
          <w:tcPr>
            <w:tcW w:w="2237" w:type="dxa"/>
          </w:tcPr>
          <w:p w14:paraId="6EDCE23A" w14:textId="2614CA19" w:rsidR="00D13AE8" w:rsidRPr="00597284" w:rsidRDefault="00D13AE8" w:rsidP="00943400">
            <w:pPr>
              <w:rPr>
                <w:color w:val="FF0000"/>
              </w:rPr>
            </w:pPr>
            <w:r w:rsidRPr="00597284">
              <w:rPr>
                <w:color w:val="FF0000"/>
              </w:rPr>
              <w:t>Pisca muito lento</w:t>
            </w:r>
          </w:p>
        </w:tc>
        <w:tc>
          <w:tcPr>
            <w:tcW w:w="580" w:type="dxa"/>
          </w:tcPr>
          <w:p w14:paraId="2ADFCFEB" w14:textId="23BF7D0F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</w:tcPr>
          <w:p w14:paraId="67384628" w14:textId="5B2F44A4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</w:tcPr>
          <w:p w14:paraId="74E859EC" w14:textId="574B5150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</w:tcPr>
          <w:p w14:paraId="10CEBA6F" w14:textId="3702A56D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</w:tcPr>
          <w:p w14:paraId="65D2E600" w14:textId="09B8B8D0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</w:tcPr>
          <w:p w14:paraId="66CE783F" w14:textId="4543DFF6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</w:tcPr>
          <w:p w14:paraId="19E7F875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</w:tcPr>
          <w:p w14:paraId="733365BC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</w:tcPr>
          <w:p w14:paraId="15D2D735" w14:textId="0363077D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</w:tcPr>
          <w:p w14:paraId="5496D41C" w14:textId="3E0CFFFA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</w:tr>
      <w:tr w:rsidR="00D13AE8" w:rsidRPr="00597284" w14:paraId="1C3FC921" w14:textId="77777777" w:rsidTr="00943400">
        <w:trPr>
          <w:jc w:val="center"/>
        </w:trPr>
        <w:tc>
          <w:tcPr>
            <w:tcW w:w="2237" w:type="dxa"/>
          </w:tcPr>
          <w:p w14:paraId="6A13A7F5" w14:textId="77777777" w:rsidR="00D13AE8" w:rsidRPr="00597284" w:rsidRDefault="00D13AE8" w:rsidP="00943400">
            <w:pPr>
              <w:rPr>
                <w:color w:val="FF0000"/>
              </w:rPr>
            </w:pPr>
            <w:r w:rsidRPr="00597284">
              <w:rPr>
                <w:color w:val="FF0000"/>
              </w:rPr>
              <w:t>Intervalo pisca</w:t>
            </w:r>
          </w:p>
        </w:tc>
        <w:tc>
          <w:tcPr>
            <w:tcW w:w="580" w:type="dxa"/>
          </w:tcPr>
          <w:p w14:paraId="0F1F4969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</w:tcPr>
          <w:p w14:paraId="3E4FE7BC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</w:tcPr>
          <w:p w14:paraId="1A79DFAE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</w:tcPr>
          <w:p w14:paraId="5086DB85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</w:tcPr>
          <w:p w14:paraId="60A057D4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</w:tcPr>
          <w:p w14:paraId="02564A0B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</w:tcPr>
          <w:p w14:paraId="43633C4C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</w:tcPr>
          <w:p w14:paraId="510D0135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</w:tcPr>
          <w:p w14:paraId="7AF437AD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</w:tcPr>
          <w:p w14:paraId="0608D77F" w14:textId="77777777" w:rsidR="00D13AE8" w:rsidRPr="00597284" w:rsidRDefault="00D13AE8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</w:tr>
    </w:tbl>
    <w:p w14:paraId="5613ADFC" w14:textId="77777777" w:rsidR="00D13AE8" w:rsidRPr="00597284" w:rsidRDefault="00D13AE8" w:rsidP="00D13AE8">
      <w:pPr>
        <w:spacing w:after="0"/>
        <w:rPr>
          <w:color w:val="FF0000"/>
        </w:rPr>
      </w:pPr>
    </w:p>
    <w:p w14:paraId="72B8CF16" w14:textId="217EB297" w:rsidR="00D13AE8" w:rsidRPr="00597284" w:rsidRDefault="00D13AE8" w:rsidP="007478A3">
      <w:pPr>
        <w:spacing w:after="0"/>
        <w:rPr>
          <w:color w:val="FF0000"/>
        </w:rPr>
      </w:pPr>
      <w:r w:rsidRPr="00597284">
        <w:rPr>
          <w:color w:val="FF0000"/>
        </w:rPr>
        <w:t>Padrões com os dois leds</w:t>
      </w:r>
    </w:p>
    <w:p w14:paraId="4C44803B" w14:textId="77777777" w:rsidR="00D13AE8" w:rsidRPr="00597284" w:rsidRDefault="00D13AE8" w:rsidP="007478A3">
      <w:pPr>
        <w:spacing w:after="0"/>
        <w:rPr>
          <w:color w:val="FF0000"/>
        </w:rPr>
      </w:pPr>
    </w:p>
    <w:tbl>
      <w:tblPr>
        <w:tblStyle w:val="Tabelacomgrade"/>
        <w:tblW w:w="8490" w:type="dxa"/>
        <w:jc w:val="center"/>
        <w:tblLayout w:type="fixed"/>
        <w:tblLook w:val="04A0" w:firstRow="1" w:lastRow="0" w:firstColumn="1" w:lastColumn="0" w:noHBand="0" w:noVBand="1"/>
      </w:tblPr>
      <w:tblGrid>
        <w:gridCol w:w="1062"/>
        <w:gridCol w:w="1628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</w:tblGrid>
      <w:tr w:rsidR="00597284" w:rsidRPr="00597284" w14:paraId="7A6728A6" w14:textId="77777777" w:rsidTr="00F037ED">
        <w:trPr>
          <w:jc w:val="center"/>
        </w:trPr>
        <w:tc>
          <w:tcPr>
            <w:tcW w:w="1062" w:type="dxa"/>
            <w:vMerge w:val="restart"/>
            <w:vAlign w:val="center"/>
          </w:tcPr>
          <w:p w14:paraId="397ADCEB" w14:textId="6225E6CC" w:rsidR="00F037ED" w:rsidRPr="00597284" w:rsidRDefault="00F037ED" w:rsidP="00F037ED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PISCA_0</w:t>
            </w:r>
          </w:p>
        </w:tc>
        <w:tc>
          <w:tcPr>
            <w:tcW w:w="1628" w:type="dxa"/>
            <w:vAlign w:val="center"/>
          </w:tcPr>
          <w:p w14:paraId="4B57EC63" w14:textId="7FBA3577" w:rsidR="00F037ED" w:rsidRPr="00597284" w:rsidRDefault="00F037ED" w:rsidP="00F037ED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Indexador</w:t>
            </w:r>
          </w:p>
        </w:tc>
        <w:tc>
          <w:tcPr>
            <w:tcW w:w="580" w:type="dxa"/>
            <w:vAlign w:val="center"/>
          </w:tcPr>
          <w:p w14:paraId="0714698F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35225363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  <w:vAlign w:val="center"/>
          </w:tcPr>
          <w:p w14:paraId="00E5DEE6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2</w:t>
            </w:r>
          </w:p>
        </w:tc>
        <w:tc>
          <w:tcPr>
            <w:tcW w:w="580" w:type="dxa"/>
            <w:vAlign w:val="center"/>
          </w:tcPr>
          <w:p w14:paraId="0DA4E08B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3</w:t>
            </w:r>
          </w:p>
        </w:tc>
        <w:tc>
          <w:tcPr>
            <w:tcW w:w="580" w:type="dxa"/>
            <w:vAlign w:val="center"/>
          </w:tcPr>
          <w:p w14:paraId="0946F6D0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4</w:t>
            </w:r>
          </w:p>
        </w:tc>
        <w:tc>
          <w:tcPr>
            <w:tcW w:w="580" w:type="dxa"/>
            <w:vAlign w:val="center"/>
          </w:tcPr>
          <w:p w14:paraId="02773F07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5</w:t>
            </w:r>
          </w:p>
        </w:tc>
        <w:tc>
          <w:tcPr>
            <w:tcW w:w="580" w:type="dxa"/>
            <w:vAlign w:val="center"/>
          </w:tcPr>
          <w:p w14:paraId="33B9A6E1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6</w:t>
            </w:r>
          </w:p>
        </w:tc>
        <w:tc>
          <w:tcPr>
            <w:tcW w:w="580" w:type="dxa"/>
            <w:vAlign w:val="center"/>
          </w:tcPr>
          <w:p w14:paraId="7443D1D4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7</w:t>
            </w:r>
          </w:p>
        </w:tc>
        <w:tc>
          <w:tcPr>
            <w:tcW w:w="580" w:type="dxa"/>
            <w:vAlign w:val="center"/>
          </w:tcPr>
          <w:p w14:paraId="68D5A12B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8</w:t>
            </w:r>
          </w:p>
        </w:tc>
        <w:tc>
          <w:tcPr>
            <w:tcW w:w="580" w:type="dxa"/>
            <w:vAlign w:val="center"/>
          </w:tcPr>
          <w:p w14:paraId="6694ED79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9</w:t>
            </w:r>
          </w:p>
        </w:tc>
      </w:tr>
      <w:tr w:rsidR="00597284" w:rsidRPr="00597284" w14:paraId="0769F854" w14:textId="77777777" w:rsidTr="00F037ED">
        <w:trPr>
          <w:jc w:val="center"/>
        </w:trPr>
        <w:tc>
          <w:tcPr>
            <w:tcW w:w="1062" w:type="dxa"/>
            <w:vMerge/>
            <w:vAlign w:val="center"/>
          </w:tcPr>
          <w:p w14:paraId="1625071D" w14:textId="54F2AFB4" w:rsidR="00F037ED" w:rsidRPr="00597284" w:rsidRDefault="00F037ED" w:rsidP="00F037ED">
            <w:pPr>
              <w:rPr>
                <w:color w:val="FF0000"/>
              </w:rPr>
            </w:pPr>
          </w:p>
        </w:tc>
        <w:tc>
          <w:tcPr>
            <w:tcW w:w="1628" w:type="dxa"/>
            <w:vAlign w:val="center"/>
          </w:tcPr>
          <w:p w14:paraId="628F6582" w14:textId="4E19C39F" w:rsidR="00F037ED" w:rsidRPr="00597284" w:rsidRDefault="00F037ED" w:rsidP="00F037ED">
            <w:pPr>
              <w:rPr>
                <w:color w:val="FF0000"/>
              </w:rPr>
            </w:pPr>
            <w:r w:rsidRPr="00597284">
              <w:rPr>
                <w:color w:val="FF0000"/>
              </w:rPr>
              <w:t>Azul</w:t>
            </w:r>
          </w:p>
        </w:tc>
        <w:tc>
          <w:tcPr>
            <w:tcW w:w="580" w:type="dxa"/>
            <w:vAlign w:val="center"/>
          </w:tcPr>
          <w:p w14:paraId="32361A26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  <w:vAlign w:val="center"/>
          </w:tcPr>
          <w:p w14:paraId="6095E930" w14:textId="1C7A9AEB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  <w:vAlign w:val="center"/>
          </w:tcPr>
          <w:p w14:paraId="721FB7EB" w14:textId="5ED03C4B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  <w:vAlign w:val="center"/>
          </w:tcPr>
          <w:p w14:paraId="45DF9846" w14:textId="7CCE1D91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  <w:vAlign w:val="center"/>
          </w:tcPr>
          <w:p w14:paraId="2DE19078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  <w:vAlign w:val="center"/>
          </w:tcPr>
          <w:p w14:paraId="417019AB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0495994E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7A26F330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434C7EEF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68AE7276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</w:tr>
      <w:tr w:rsidR="00597284" w:rsidRPr="00597284" w14:paraId="43F615EE" w14:textId="77777777" w:rsidTr="00F037ED">
        <w:trPr>
          <w:jc w:val="center"/>
        </w:trPr>
        <w:tc>
          <w:tcPr>
            <w:tcW w:w="1062" w:type="dxa"/>
            <w:vMerge/>
            <w:vAlign w:val="center"/>
          </w:tcPr>
          <w:p w14:paraId="6BE4ED02" w14:textId="7D4B63FA" w:rsidR="00F037ED" w:rsidRPr="00597284" w:rsidRDefault="00F037ED" w:rsidP="00F037ED">
            <w:pPr>
              <w:rPr>
                <w:color w:val="FF0000"/>
              </w:rPr>
            </w:pPr>
          </w:p>
        </w:tc>
        <w:tc>
          <w:tcPr>
            <w:tcW w:w="1628" w:type="dxa"/>
            <w:vAlign w:val="center"/>
          </w:tcPr>
          <w:p w14:paraId="076871BB" w14:textId="1B7DF8F0" w:rsidR="00F037ED" w:rsidRPr="00597284" w:rsidRDefault="00F037ED" w:rsidP="00F037ED">
            <w:pPr>
              <w:rPr>
                <w:color w:val="FF0000"/>
              </w:rPr>
            </w:pPr>
            <w:r w:rsidRPr="00597284">
              <w:rPr>
                <w:color w:val="FF0000"/>
              </w:rPr>
              <w:t>Vermelho</w:t>
            </w:r>
          </w:p>
        </w:tc>
        <w:tc>
          <w:tcPr>
            <w:tcW w:w="580" w:type="dxa"/>
            <w:vAlign w:val="center"/>
          </w:tcPr>
          <w:p w14:paraId="4CDFC3C9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3F66E058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68B96024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2AAA2C8E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5D7C1781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7C9E9A7C" w14:textId="6BF3517B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  <w:vAlign w:val="center"/>
          </w:tcPr>
          <w:p w14:paraId="6B997317" w14:textId="7219188E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  <w:vAlign w:val="center"/>
          </w:tcPr>
          <w:p w14:paraId="78E136DB" w14:textId="0DE5E48D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  <w:vAlign w:val="center"/>
          </w:tcPr>
          <w:p w14:paraId="73027959" w14:textId="3D10B1EE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  <w:vAlign w:val="center"/>
          </w:tcPr>
          <w:p w14:paraId="40F64D08" w14:textId="01AB3913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</w:tr>
      <w:tr w:rsidR="00597284" w:rsidRPr="00597284" w14:paraId="61B009C4" w14:textId="77777777" w:rsidTr="00F037ED">
        <w:trPr>
          <w:jc w:val="center"/>
        </w:trPr>
        <w:tc>
          <w:tcPr>
            <w:tcW w:w="1062" w:type="dxa"/>
            <w:vMerge/>
            <w:vAlign w:val="center"/>
          </w:tcPr>
          <w:p w14:paraId="71A2F435" w14:textId="50477AFC" w:rsidR="00F037ED" w:rsidRPr="00597284" w:rsidRDefault="00F037ED" w:rsidP="00F037ED">
            <w:pPr>
              <w:rPr>
                <w:color w:val="FF0000"/>
              </w:rPr>
            </w:pPr>
          </w:p>
        </w:tc>
        <w:tc>
          <w:tcPr>
            <w:tcW w:w="1628" w:type="dxa"/>
            <w:vAlign w:val="center"/>
          </w:tcPr>
          <w:p w14:paraId="52B42620" w14:textId="48654F60" w:rsidR="00F037ED" w:rsidRPr="00597284" w:rsidRDefault="00F037ED" w:rsidP="00F037ED">
            <w:pPr>
              <w:rPr>
                <w:color w:val="FF0000"/>
              </w:rPr>
            </w:pPr>
            <w:r w:rsidRPr="00597284">
              <w:rPr>
                <w:color w:val="FF0000"/>
              </w:rPr>
              <w:t>Intervalo pisca</w:t>
            </w:r>
          </w:p>
        </w:tc>
        <w:tc>
          <w:tcPr>
            <w:tcW w:w="580" w:type="dxa"/>
            <w:vAlign w:val="center"/>
          </w:tcPr>
          <w:p w14:paraId="64276B38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  <w:vAlign w:val="center"/>
          </w:tcPr>
          <w:p w14:paraId="57493C21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  <w:vAlign w:val="center"/>
          </w:tcPr>
          <w:p w14:paraId="2F949056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  <w:vAlign w:val="center"/>
          </w:tcPr>
          <w:p w14:paraId="7171FE9E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  <w:vAlign w:val="center"/>
          </w:tcPr>
          <w:p w14:paraId="3D41E943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  <w:vAlign w:val="center"/>
          </w:tcPr>
          <w:p w14:paraId="249E7E8B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  <w:vAlign w:val="center"/>
          </w:tcPr>
          <w:p w14:paraId="6F694DBF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  <w:vAlign w:val="center"/>
          </w:tcPr>
          <w:p w14:paraId="35D87B85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  <w:vAlign w:val="center"/>
          </w:tcPr>
          <w:p w14:paraId="4D075CC8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  <w:vAlign w:val="center"/>
          </w:tcPr>
          <w:p w14:paraId="2E7F38BA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</w:tr>
      <w:tr w:rsidR="00F037ED" w:rsidRPr="00597284" w14:paraId="415AA5F8" w14:textId="77777777" w:rsidTr="00F037ED">
        <w:trPr>
          <w:jc w:val="center"/>
        </w:trPr>
        <w:tc>
          <w:tcPr>
            <w:tcW w:w="1062" w:type="dxa"/>
            <w:vMerge/>
            <w:vAlign w:val="center"/>
          </w:tcPr>
          <w:p w14:paraId="1EC6B026" w14:textId="6145F77A" w:rsidR="00F037ED" w:rsidRPr="00597284" w:rsidRDefault="00F037ED" w:rsidP="00F037ED">
            <w:pPr>
              <w:rPr>
                <w:color w:val="FF0000"/>
              </w:rPr>
            </w:pPr>
          </w:p>
        </w:tc>
        <w:tc>
          <w:tcPr>
            <w:tcW w:w="1628" w:type="dxa"/>
            <w:vAlign w:val="center"/>
          </w:tcPr>
          <w:p w14:paraId="39738802" w14:textId="137F8965" w:rsidR="00F037ED" w:rsidRPr="00597284" w:rsidRDefault="00F037ED" w:rsidP="00F037ED">
            <w:pPr>
              <w:rPr>
                <w:color w:val="FF0000"/>
              </w:rPr>
            </w:pPr>
            <w:r w:rsidRPr="00597284">
              <w:rPr>
                <w:color w:val="FF0000"/>
              </w:rPr>
              <w:t>Intervalo total</w:t>
            </w:r>
          </w:p>
        </w:tc>
        <w:tc>
          <w:tcPr>
            <w:tcW w:w="5800" w:type="dxa"/>
            <w:gridSpan w:val="10"/>
            <w:vAlign w:val="center"/>
          </w:tcPr>
          <w:p w14:paraId="20358C78" w14:textId="77777777" w:rsidR="00F037ED" w:rsidRPr="00597284" w:rsidRDefault="00F037ED" w:rsidP="00F037ED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4 segundos</w:t>
            </w:r>
          </w:p>
        </w:tc>
      </w:tr>
    </w:tbl>
    <w:p w14:paraId="4D9DF4C8" w14:textId="146B5006" w:rsidR="007478A3" w:rsidRPr="00597284" w:rsidRDefault="007478A3" w:rsidP="007478A3">
      <w:pPr>
        <w:spacing w:after="0"/>
        <w:rPr>
          <w:color w:val="FF0000"/>
        </w:rPr>
      </w:pPr>
    </w:p>
    <w:p w14:paraId="68A5269A" w14:textId="77777777" w:rsidR="00F037ED" w:rsidRPr="00597284" w:rsidRDefault="00F037ED" w:rsidP="00F037ED">
      <w:pPr>
        <w:spacing w:after="0"/>
        <w:rPr>
          <w:color w:val="FF0000"/>
        </w:rPr>
      </w:pPr>
    </w:p>
    <w:tbl>
      <w:tblPr>
        <w:tblStyle w:val="Tabelacomgrade"/>
        <w:tblW w:w="8490" w:type="dxa"/>
        <w:jc w:val="center"/>
        <w:tblLayout w:type="fixed"/>
        <w:tblLook w:val="04A0" w:firstRow="1" w:lastRow="0" w:firstColumn="1" w:lastColumn="0" w:noHBand="0" w:noVBand="1"/>
      </w:tblPr>
      <w:tblGrid>
        <w:gridCol w:w="1062"/>
        <w:gridCol w:w="1628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</w:tblGrid>
      <w:tr w:rsidR="00597284" w:rsidRPr="00597284" w14:paraId="68B12465" w14:textId="77777777" w:rsidTr="00F037ED">
        <w:trPr>
          <w:jc w:val="center"/>
        </w:trPr>
        <w:tc>
          <w:tcPr>
            <w:tcW w:w="1062" w:type="dxa"/>
            <w:vMerge w:val="restart"/>
            <w:vAlign w:val="center"/>
          </w:tcPr>
          <w:p w14:paraId="22C6DB42" w14:textId="3FC413B4" w:rsidR="00F037ED" w:rsidRPr="00597284" w:rsidRDefault="00F037ED" w:rsidP="00943400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PISCA_1</w:t>
            </w:r>
          </w:p>
        </w:tc>
        <w:tc>
          <w:tcPr>
            <w:tcW w:w="1628" w:type="dxa"/>
            <w:vAlign w:val="center"/>
          </w:tcPr>
          <w:p w14:paraId="41D62960" w14:textId="77777777" w:rsidR="00F037ED" w:rsidRPr="00597284" w:rsidRDefault="00F037ED" w:rsidP="00943400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Indexador</w:t>
            </w:r>
          </w:p>
        </w:tc>
        <w:tc>
          <w:tcPr>
            <w:tcW w:w="580" w:type="dxa"/>
            <w:vAlign w:val="center"/>
          </w:tcPr>
          <w:p w14:paraId="4FFE1CC5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62A283B0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  <w:vAlign w:val="center"/>
          </w:tcPr>
          <w:p w14:paraId="0FA2D3C7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2</w:t>
            </w:r>
          </w:p>
        </w:tc>
        <w:tc>
          <w:tcPr>
            <w:tcW w:w="580" w:type="dxa"/>
            <w:vAlign w:val="center"/>
          </w:tcPr>
          <w:p w14:paraId="74A32ECA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3</w:t>
            </w:r>
          </w:p>
        </w:tc>
        <w:tc>
          <w:tcPr>
            <w:tcW w:w="580" w:type="dxa"/>
            <w:vAlign w:val="center"/>
          </w:tcPr>
          <w:p w14:paraId="3346EFBF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4</w:t>
            </w:r>
          </w:p>
        </w:tc>
        <w:tc>
          <w:tcPr>
            <w:tcW w:w="580" w:type="dxa"/>
            <w:vAlign w:val="center"/>
          </w:tcPr>
          <w:p w14:paraId="43684FAC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5</w:t>
            </w:r>
          </w:p>
        </w:tc>
        <w:tc>
          <w:tcPr>
            <w:tcW w:w="580" w:type="dxa"/>
            <w:vAlign w:val="center"/>
          </w:tcPr>
          <w:p w14:paraId="13C558CC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6</w:t>
            </w:r>
          </w:p>
        </w:tc>
        <w:tc>
          <w:tcPr>
            <w:tcW w:w="580" w:type="dxa"/>
            <w:vAlign w:val="center"/>
          </w:tcPr>
          <w:p w14:paraId="14EC3F63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7</w:t>
            </w:r>
          </w:p>
        </w:tc>
        <w:tc>
          <w:tcPr>
            <w:tcW w:w="580" w:type="dxa"/>
            <w:vAlign w:val="center"/>
          </w:tcPr>
          <w:p w14:paraId="4648720F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8</w:t>
            </w:r>
          </w:p>
        </w:tc>
        <w:tc>
          <w:tcPr>
            <w:tcW w:w="580" w:type="dxa"/>
            <w:vAlign w:val="center"/>
          </w:tcPr>
          <w:p w14:paraId="644C9305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9</w:t>
            </w:r>
          </w:p>
        </w:tc>
      </w:tr>
      <w:tr w:rsidR="00597284" w:rsidRPr="00597284" w14:paraId="7F6733BF" w14:textId="77777777" w:rsidTr="00F037ED">
        <w:trPr>
          <w:jc w:val="center"/>
        </w:trPr>
        <w:tc>
          <w:tcPr>
            <w:tcW w:w="1062" w:type="dxa"/>
            <w:vMerge/>
            <w:vAlign w:val="center"/>
          </w:tcPr>
          <w:p w14:paraId="6ECE2103" w14:textId="77777777" w:rsidR="00F037ED" w:rsidRPr="00597284" w:rsidRDefault="00F037ED" w:rsidP="00943400">
            <w:pPr>
              <w:rPr>
                <w:color w:val="FF0000"/>
              </w:rPr>
            </w:pPr>
          </w:p>
        </w:tc>
        <w:tc>
          <w:tcPr>
            <w:tcW w:w="1628" w:type="dxa"/>
            <w:vAlign w:val="center"/>
          </w:tcPr>
          <w:p w14:paraId="74D566A0" w14:textId="77777777" w:rsidR="00F037ED" w:rsidRPr="00597284" w:rsidRDefault="00F037ED" w:rsidP="00943400">
            <w:pPr>
              <w:rPr>
                <w:color w:val="FF0000"/>
              </w:rPr>
            </w:pPr>
            <w:r w:rsidRPr="00597284">
              <w:rPr>
                <w:color w:val="FF0000"/>
              </w:rPr>
              <w:t>Azul</w:t>
            </w:r>
          </w:p>
        </w:tc>
        <w:tc>
          <w:tcPr>
            <w:tcW w:w="580" w:type="dxa"/>
            <w:vAlign w:val="center"/>
          </w:tcPr>
          <w:p w14:paraId="39CEEFC0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  <w:vAlign w:val="center"/>
          </w:tcPr>
          <w:p w14:paraId="52D07AAE" w14:textId="63AAE62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22FF4E90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  <w:vAlign w:val="center"/>
          </w:tcPr>
          <w:p w14:paraId="3775ACA0" w14:textId="419EB79A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386C4673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  <w:vAlign w:val="center"/>
          </w:tcPr>
          <w:p w14:paraId="2CD778D4" w14:textId="06C00879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614328B1" w14:textId="1427224B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  <w:vAlign w:val="center"/>
          </w:tcPr>
          <w:p w14:paraId="687CF9AC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1D83207D" w14:textId="16892EB8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  <w:vAlign w:val="center"/>
          </w:tcPr>
          <w:p w14:paraId="4A822F8E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</w:tr>
      <w:tr w:rsidR="00597284" w:rsidRPr="00597284" w14:paraId="641109CF" w14:textId="77777777" w:rsidTr="00F037ED">
        <w:trPr>
          <w:jc w:val="center"/>
        </w:trPr>
        <w:tc>
          <w:tcPr>
            <w:tcW w:w="1062" w:type="dxa"/>
            <w:vMerge/>
            <w:vAlign w:val="center"/>
          </w:tcPr>
          <w:p w14:paraId="35392C6F" w14:textId="77777777" w:rsidR="00F037ED" w:rsidRPr="00597284" w:rsidRDefault="00F037ED" w:rsidP="00943400">
            <w:pPr>
              <w:rPr>
                <w:color w:val="FF0000"/>
              </w:rPr>
            </w:pPr>
          </w:p>
        </w:tc>
        <w:tc>
          <w:tcPr>
            <w:tcW w:w="1628" w:type="dxa"/>
            <w:vAlign w:val="center"/>
          </w:tcPr>
          <w:p w14:paraId="6D6A7683" w14:textId="77777777" w:rsidR="00F037ED" w:rsidRPr="00597284" w:rsidRDefault="00F037ED" w:rsidP="00943400">
            <w:pPr>
              <w:rPr>
                <w:color w:val="FF0000"/>
              </w:rPr>
            </w:pPr>
            <w:r w:rsidRPr="00597284">
              <w:rPr>
                <w:color w:val="FF0000"/>
              </w:rPr>
              <w:t>Vermelho</w:t>
            </w:r>
          </w:p>
        </w:tc>
        <w:tc>
          <w:tcPr>
            <w:tcW w:w="580" w:type="dxa"/>
            <w:vAlign w:val="center"/>
          </w:tcPr>
          <w:p w14:paraId="285177C7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586CCE41" w14:textId="41F4177B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  <w:vAlign w:val="center"/>
          </w:tcPr>
          <w:p w14:paraId="61317FF5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4306CCDE" w14:textId="4195746E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  <w:vAlign w:val="center"/>
          </w:tcPr>
          <w:p w14:paraId="76EE4BF1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2EE460F3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  <w:vAlign w:val="center"/>
          </w:tcPr>
          <w:p w14:paraId="0A68229F" w14:textId="2DFDBB36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5804E728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  <w:vAlign w:val="center"/>
          </w:tcPr>
          <w:p w14:paraId="4F24C89D" w14:textId="7DBEC89A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51311C21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</w:tr>
      <w:tr w:rsidR="00597284" w:rsidRPr="00597284" w14:paraId="72A1941D" w14:textId="77777777" w:rsidTr="00F037ED">
        <w:trPr>
          <w:jc w:val="center"/>
        </w:trPr>
        <w:tc>
          <w:tcPr>
            <w:tcW w:w="1062" w:type="dxa"/>
            <w:vMerge/>
            <w:vAlign w:val="center"/>
          </w:tcPr>
          <w:p w14:paraId="7CB232A5" w14:textId="77777777" w:rsidR="00F037ED" w:rsidRPr="00597284" w:rsidRDefault="00F037ED" w:rsidP="00943400">
            <w:pPr>
              <w:rPr>
                <w:color w:val="FF0000"/>
              </w:rPr>
            </w:pPr>
          </w:p>
        </w:tc>
        <w:tc>
          <w:tcPr>
            <w:tcW w:w="1628" w:type="dxa"/>
            <w:vAlign w:val="center"/>
          </w:tcPr>
          <w:p w14:paraId="5B4DEC16" w14:textId="77777777" w:rsidR="00F037ED" w:rsidRPr="00597284" w:rsidRDefault="00F037ED" w:rsidP="00943400">
            <w:pPr>
              <w:rPr>
                <w:color w:val="FF0000"/>
              </w:rPr>
            </w:pPr>
            <w:r w:rsidRPr="00597284">
              <w:rPr>
                <w:color w:val="FF0000"/>
              </w:rPr>
              <w:t>Intervalo pisca</w:t>
            </w:r>
          </w:p>
        </w:tc>
        <w:tc>
          <w:tcPr>
            <w:tcW w:w="580" w:type="dxa"/>
            <w:vAlign w:val="center"/>
          </w:tcPr>
          <w:p w14:paraId="5766E37B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  <w:vAlign w:val="center"/>
          </w:tcPr>
          <w:p w14:paraId="2131B735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  <w:vAlign w:val="center"/>
          </w:tcPr>
          <w:p w14:paraId="0B4E37B6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  <w:vAlign w:val="center"/>
          </w:tcPr>
          <w:p w14:paraId="52BBF138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  <w:vAlign w:val="center"/>
          </w:tcPr>
          <w:p w14:paraId="0F21E2B7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  <w:vAlign w:val="center"/>
          </w:tcPr>
          <w:p w14:paraId="22033324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  <w:vAlign w:val="center"/>
          </w:tcPr>
          <w:p w14:paraId="6FCDA971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  <w:vAlign w:val="center"/>
          </w:tcPr>
          <w:p w14:paraId="3FEA4B30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  <w:vAlign w:val="center"/>
          </w:tcPr>
          <w:p w14:paraId="1A534316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  <w:vAlign w:val="center"/>
          </w:tcPr>
          <w:p w14:paraId="074163E2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</w:tr>
      <w:tr w:rsidR="00F037ED" w:rsidRPr="00597284" w14:paraId="6D69EA59" w14:textId="77777777" w:rsidTr="00F037ED">
        <w:trPr>
          <w:jc w:val="center"/>
        </w:trPr>
        <w:tc>
          <w:tcPr>
            <w:tcW w:w="1062" w:type="dxa"/>
            <w:vMerge/>
            <w:vAlign w:val="center"/>
          </w:tcPr>
          <w:p w14:paraId="3BBC1386" w14:textId="77777777" w:rsidR="00F037ED" w:rsidRPr="00597284" w:rsidRDefault="00F037ED" w:rsidP="00943400">
            <w:pPr>
              <w:rPr>
                <w:color w:val="FF0000"/>
              </w:rPr>
            </w:pPr>
          </w:p>
        </w:tc>
        <w:tc>
          <w:tcPr>
            <w:tcW w:w="1628" w:type="dxa"/>
            <w:vAlign w:val="center"/>
          </w:tcPr>
          <w:p w14:paraId="3945C03D" w14:textId="77777777" w:rsidR="00F037ED" w:rsidRPr="00597284" w:rsidRDefault="00F037ED" w:rsidP="00943400">
            <w:pPr>
              <w:rPr>
                <w:color w:val="FF0000"/>
              </w:rPr>
            </w:pPr>
            <w:r w:rsidRPr="00597284">
              <w:rPr>
                <w:color w:val="FF0000"/>
              </w:rPr>
              <w:t>Intervalo total</w:t>
            </w:r>
          </w:p>
        </w:tc>
        <w:tc>
          <w:tcPr>
            <w:tcW w:w="5800" w:type="dxa"/>
            <w:gridSpan w:val="10"/>
            <w:vAlign w:val="center"/>
          </w:tcPr>
          <w:p w14:paraId="43ECC5B8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4 segundos</w:t>
            </w:r>
          </w:p>
        </w:tc>
      </w:tr>
    </w:tbl>
    <w:p w14:paraId="1350559D" w14:textId="77777777" w:rsidR="00F037ED" w:rsidRPr="00597284" w:rsidRDefault="00F037ED" w:rsidP="00F037ED">
      <w:pPr>
        <w:spacing w:after="0"/>
        <w:rPr>
          <w:color w:val="FF0000"/>
        </w:rPr>
      </w:pPr>
    </w:p>
    <w:p w14:paraId="1B22AB11" w14:textId="77777777" w:rsidR="00F037ED" w:rsidRPr="00597284" w:rsidRDefault="00F037ED" w:rsidP="00F037ED">
      <w:pPr>
        <w:spacing w:after="0"/>
        <w:rPr>
          <w:color w:val="FF0000"/>
        </w:rPr>
      </w:pPr>
    </w:p>
    <w:tbl>
      <w:tblPr>
        <w:tblStyle w:val="Tabelacomgrade"/>
        <w:tblW w:w="8490" w:type="dxa"/>
        <w:jc w:val="center"/>
        <w:tblLayout w:type="fixed"/>
        <w:tblLook w:val="04A0" w:firstRow="1" w:lastRow="0" w:firstColumn="1" w:lastColumn="0" w:noHBand="0" w:noVBand="1"/>
      </w:tblPr>
      <w:tblGrid>
        <w:gridCol w:w="1062"/>
        <w:gridCol w:w="1628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  <w:gridCol w:w="580"/>
      </w:tblGrid>
      <w:tr w:rsidR="00597284" w:rsidRPr="00597284" w14:paraId="0F2415F4" w14:textId="77777777" w:rsidTr="00F037ED">
        <w:trPr>
          <w:jc w:val="center"/>
        </w:trPr>
        <w:tc>
          <w:tcPr>
            <w:tcW w:w="1062" w:type="dxa"/>
            <w:vMerge w:val="restart"/>
            <w:vAlign w:val="center"/>
          </w:tcPr>
          <w:p w14:paraId="1C096D0A" w14:textId="2420FF64" w:rsidR="00F037ED" w:rsidRPr="00597284" w:rsidRDefault="00F037ED" w:rsidP="00943400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PISCA_2</w:t>
            </w:r>
          </w:p>
        </w:tc>
        <w:tc>
          <w:tcPr>
            <w:tcW w:w="1628" w:type="dxa"/>
            <w:vAlign w:val="center"/>
          </w:tcPr>
          <w:p w14:paraId="30A8E583" w14:textId="77777777" w:rsidR="00F037ED" w:rsidRPr="00597284" w:rsidRDefault="00F037ED" w:rsidP="00943400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Indexador</w:t>
            </w:r>
          </w:p>
        </w:tc>
        <w:tc>
          <w:tcPr>
            <w:tcW w:w="580" w:type="dxa"/>
            <w:vAlign w:val="center"/>
          </w:tcPr>
          <w:p w14:paraId="5A799400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052FB3CC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  <w:vAlign w:val="center"/>
          </w:tcPr>
          <w:p w14:paraId="12114CE3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2</w:t>
            </w:r>
          </w:p>
        </w:tc>
        <w:tc>
          <w:tcPr>
            <w:tcW w:w="580" w:type="dxa"/>
            <w:vAlign w:val="center"/>
          </w:tcPr>
          <w:p w14:paraId="3CBF67A6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3</w:t>
            </w:r>
          </w:p>
        </w:tc>
        <w:tc>
          <w:tcPr>
            <w:tcW w:w="580" w:type="dxa"/>
            <w:vAlign w:val="center"/>
          </w:tcPr>
          <w:p w14:paraId="15F81436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4</w:t>
            </w:r>
          </w:p>
        </w:tc>
        <w:tc>
          <w:tcPr>
            <w:tcW w:w="580" w:type="dxa"/>
            <w:vAlign w:val="center"/>
          </w:tcPr>
          <w:p w14:paraId="692C2B57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5</w:t>
            </w:r>
          </w:p>
        </w:tc>
        <w:tc>
          <w:tcPr>
            <w:tcW w:w="580" w:type="dxa"/>
            <w:vAlign w:val="center"/>
          </w:tcPr>
          <w:p w14:paraId="5E878CA2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6</w:t>
            </w:r>
          </w:p>
        </w:tc>
        <w:tc>
          <w:tcPr>
            <w:tcW w:w="580" w:type="dxa"/>
            <w:vAlign w:val="center"/>
          </w:tcPr>
          <w:p w14:paraId="112B0F80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7</w:t>
            </w:r>
          </w:p>
        </w:tc>
        <w:tc>
          <w:tcPr>
            <w:tcW w:w="580" w:type="dxa"/>
            <w:vAlign w:val="center"/>
          </w:tcPr>
          <w:p w14:paraId="3BFE6383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8</w:t>
            </w:r>
          </w:p>
        </w:tc>
        <w:tc>
          <w:tcPr>
            <w:tcW w:w="580" w:type="dxa"/>
            <w:vAlign w:val="center"/>
          </w:tcPr>
          <w:p w14:paraId="293C7368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9</w:t>
            </w:r>
          </w:p>
        </w:tc>
      </w:tr>
      <w:tr w:rsidR="00597284" w:rsidRPr="00597284" w14:paraId="501E7613" w14:textId="77777777" w:rsidTr="00F037ED">
        <w:trPr>
          <w:jc w:val="center"/>
        </w:trPr>
        <w:tc>
          <w:tcPr>
            <w:tcW w:w="1062" w:type="dxa"/>
            <w:vMerge/>
            <w:vAlign w:val="center"/>
          </w:tcPr>
          <w:p w14:paraId="766AFBD1" w14:textId="77777777" w:rsidR="00F037ED" w:rsidRPr="00597284" w:rsidRDefault="00F037ED" w:rsidP="00943400">
            <w:pPr>
              <w:rPr>
                <w:color w:val="FF0000"/>
              </w:rPr>
            </w:pPr>
          </w:p>
        </w:tc>
        <w:tc>
          <w:tcPr>
            <w:tcW w:w="1628" w:type="dxa"/>
            <w:vAlign w:val="center"/>
          </w:tcPr>
          <w:p w14:paraId="014B7A64" w14:textId="77777777" w:rsidR="00F037ED" w:rsidRPr="00597284" w:rsidRDefault="00F037ED" w:rsidP="00943400">
            <w:pPr>
              <w:rPr>
                <w:color w:val="FF0000"/>
              </w:rPr>
            </w:pPr>
            <w:r w:rsidRPr="00597284">
              <w:rPr>
                <w:color w:val="FF0000"/>
              </w:rPr>
              <w:t>Azul</w:t>
            </w:r>
          </w:p>
        </w:tc>
        <w:tc>
          <w:tcPr>
            <w:tcW w:w="580" w:type="dxa"/>
            <w:vAlign w:val="center"/>
          </w:tcPr>
          <w:p w14:paraId="47A2EC60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  <w:vAlign w:val="center"/>
          </w:tcPr>
          <w:p w14:paraId="5052F27F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  <w:vAlign w:val="center"/>
          </w:tcPr>
          <w:p w14:paraId="192DCC5A" w14:textId="0D25A614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0D0566D9" w14:textId="3C7D49A9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2347579E" w14:textId="2799FED8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02F91880" w14:textId="17A8F0AD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  <w:vAlign w:val="center"/>
          </w:tcPr>
          <w:p w14:paraId="292DA0A5" w14:textId="75E0AC72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  <w:vAlign w:val="center"/>
          </w:tcPr>
          <w:p w14:paraId="5678B1FC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6F50EB6F" w14:textId="29FE09E4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0E64E7D4" w14:textId="3137DEF1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</w:tr>
      <w:tr w:rsidR="00597284" w:rsidRPr="00597284" w14:paraId="01E0E835" w14:textId="77777777" w:rsidTr="00F037ED">
        <w:trPr>
          <w:jc w:val="center"/>
        </w:trPr>
        <w:tc>
          <w:tcPr>
            <w:tcW w:w="1062" w:type="dxa"/>
            <w:vMerge/>
            <w:vAlign w:val="center"/>
          </w:tcPr>
          <w:p w14:paraId="3BA48A60" w14:textId="77777777" w:rsidR="00F037ED" w:rsidRPr="00597284" w:rsidRDefault="00F037ED" w:rsidP="00943400">
            <w:pPr>
              <w:rPr>
                <w:color w:val="FF0000"/>
              </w:rPr>
            </w:pPr>
          </w:p>
        </w:tc>
        <w:tc>
          <w:tcPr>
            <w:tcW w:w="1628" w:type="dxa"/>
            <w:vAlign w:val="center"/>
          </w:tcPr>
          <w:p w14:paraId="325D45B0" w14:textId="77777777" w:rsidR="00F037ED" w:rsidRPr="00597284" w:rsidRDefault="00F037ED" w:rsidP="00943400">
            <w:pPr>
              <w:rPr>
                <w:color w:val="FF0000"/>
              </w:rPr>
            </w:pPr>
            <w:r w:rsidRPr="00597284">
              <w:rPr>
                <w:color w:val="FF0000"/>
              </w:rPr>
              <w:t>Vermelho</w:t>
            </w:r>
          </w:p>
        </w:tc>
        <w:tc>
          <w:tcPr>
            <w:tcW w:w="580" w:type="dxa"/>
            <w:vAlign w:val="center"/>
          </w:tcPr>
          <w:p w14:paraId="3F474F59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2DBBDE14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1B436974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043145DC" w14:textId="44EB872A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  <w:vAlign w:val="center"/>
          </w:tcPr>
          <w:p w14:paraId="7151BDAB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67E64487" w14:textId="037F4536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07DFCF2E" w14:textId="383C6F4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301BCCE9" w14:textId="0617833A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  <w:tc>
          <w:tcPr>
            <w:tcW w:w="580" w:type="dxa"/>
            <w:vAlign w:val="center"/>
          </w:tcPr>
          <w:p w14:paraId="3590DF23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  <w:tc>
          <w:tcPr>
            <w:tcW w:w="580" w:type="dxa"/>
            <w:vAlign w:val="center"/>
          </w:tcPr>
          <w:p w14:paraId="11CD090D" w14:textId="7D87C292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</w:tr>
      <w:tr w:rsidR="00597284" w:rsidRPr="00597284" w14:paraId="0FF22FC1" w14:textId="77777777" w:rsidTr="00F037ED">
        <w:trPr>
          <w:jc w:val="center"/>
        </w:trPr>
        <w:tc>
          <w:tcPr>
            <w:tcW w:w="1062" w:type="dxa"/>
            <w:vMerge/>
            <w:vAlign w:val="center"/>
          </w:tcPr>
          <w:p w14:paraId="2C38DA60" w14:textId="77777777" w:rsidR="00F037ED" w:rsidRPr="00597284" w:rsidRDefault="00F037ED" w:rsidP="00943400">
            <w:pPr>
              <w:rPr>
                <w:color w:val="FF0000"/>
              </w:rPr>
            </w:pPr>
          </w:p>
        </w:tc>
        <w:tc>
          <w:tcPr>
            <w:tcW w:w="1628" w:type="dxa"/>
            <w:vAlign w:val="center"/>
          </w:tcPr>
          <w:p w14:paraId="1C1E534C" w14:textId="77777777" w:rsidR="00F037ED" w:rsidRPr="00597284" w:rsidRDefault="00F037ED" w:rsidP="00943400">
            <w:pPr>
              <w:rPr>
                <w:color w:val="FF0000"/>
              </w:rPr>
            </w:pPr>
            <w:r w:rsidRPr="00597284">
              <w:rPr>
                <w:color w:val="FF0000"/>
              </w:rPr>
              <w:t>Intervalo pisca</w:t>
            </w:r>
          </w:p>
        </w:tc>
        <w:tc>
          <w:tcPr>
            <w:tcW w:w="580" w:type="dxa"/>
            <w:vAlign w:val="center"/>
          </w:tcPr>
          <w:p w14:paraId="526E3A7D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  <w:vAlign w:val="center"/>
          </w:tcPr>
          <w:p w14:paraId="69C6A9DF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  <w:vAlign w:val="center"/>
          </w:tcPr>
          <w:p w14:paraId="056FAF66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  <w:vAlign w:val="center"/>
          </w:tcPr>
          <w:p w14:paraId="28A8984C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  <w:vAlign w:val="center"/>
          </w:tcPr>
          <w:p w14:paraId="66E776F2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  <w:vAlign w:val="center"/>
          </w:tcPr>
          <w:p w14:paraId="58CB0BDD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  <w:vAlign w:val="center"/>
          </w:tcPr>
          <w:p w14:paraId="0092F0FC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  <w:vAlign w:val="center"/>
          </w:tcPr>
          <w:p w14:paraId="2033A2E7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  <w:vAlign w:val="center"/>
          </w:tcPr>
          <w:p w14:paraId="77FD49F6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  <w:tc>
          <w:tcPr>
            <w:tcW w:w="580" w:type="dxa"/>
            <w:vAlign w:val="center"/>
          </w:tcPr>
          <w:p w14:paraId="4B0B6A19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0,4s</w:t>
            </w:r>
          </w:p>
        </w:tc>
      </w:tr>
      <w:tr w:rsidR="00F037ED" w:rsidRPr="00597284" w14:paraId="33FB1DF4" w14:textId="77777777" w:rsidTr="00F037ED">
        <w:trPr>
          <w:jc w:val="center"/>
        </w:trPr>
        <w:tc>
          <w:tcPr>
            <w:tcW w:w="1062" w:type="dxa"/>
            <w:vMerge/>
            <w:vAlign w:val="center"/>
          </w:tcPr>
          <w:p w14:paraId="591EBD74" w14:textId="77777777" w:rsidR="00F037ED" w:rsidRPr="00597284" w:rsidRDefault="00F037ED" w:rsidP="00943400">
            <w:pPr>
              <w:rPr>
                <w:color w:val="FF0000"/>
              </w:rPr>
            </w:pPr>
          </w:p>
        </w:tc>
        <w:tc>
          <w:tcPr>
            <w:tcW w:w="1628" w:type="dxa"/>
            <w:vAlign w:val="center"/>
          </w:tcPr>
          <w:p w14:paraId="0B56E9C7" w14:textId="77777777" w:rsidR="00F037ED" w:rsidRPr="00597284" w:rsidRDefault="00F037ED" w:rsidP="00943400">
            <w:pPr>
              <w:rPr>
                <w:color w:val="FF0000"/>
              </w:rPr>
            </w:pPr>
            <w:r w:rsidRPr="00597284">
              <w:rPr>
                <w:color w:val="FF0000"/>
              </w:rPr>
              <w:t>Intervalo total</w:t>
            </w:r>
          </w:p>
        </w:tc>
        <w:tc>
          <w:tcPr>
            <w:tcW w:w="5800" w:type="dxa"/>
            <w:gridSpan w:val="10"/>
            <w:vAlign w:val="center"/>
          </w:tcPr>
          <w:p w14:paraId="20533A95" w14:textId="77777777" w:rsidR="00F037ED" w:rsidRPr="00597284" w:rsidRDefault="00F037ED" w:rsidP="00943400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4 segundos</w:t>
            </w:r>
          </w:p>
        </w:tc>
      </w:tr>
    </w:tbl>
    <w:p w14:paraId="43B8D97B" w14:textId="77777777" w:rsidR="00F037ED" w:rsidRPr="00597284" w:rsidRDefault="00F037ED" w:rsidP="00F037ED">
      <w:pPr>
        <w:spacing w:after="0"/>
        <w:rPr>
          <w:color w:val="FF0000"/>
        </w:rPr>
      </w:pPr>
    </w:p>
    <w:p w14:paraId="37D6B3B4" w14:textId="42B8C088" w:rsidR="0053125B" w:rsidRPr="00597284" w:rsidRDefault="0053125B" w:rsidP="006A07B4">
      <w:pPr>
        <w:spacing w:after="0"/>
        <w:rPr>
          <w:color w:val="FF0000"/>
        </w:rPr>
      </w:pPr>
    </w:p>
    <w:p w14:paraId="44BEE777" w14:textId="77777777" w:rsidR="0053125B" w:rsidRPr="00597284" w:rsidRDefault="0053125B" w:rsidP="006A07B4">
      <w:pPr>
        <w:spacing w:after="0"/>
        <w:rPr>
          <w:color w:val="FF0000"/>
        </w:rPr>
      </w:pPr>
    </w:p>
    <w:p w14:paraId="5AE35EDA" w14:textId="5FBAB30D" w:rsidR="00560631" w:rsidRPr="00597284" w:rsidRDefault="00560631" w:rsidP="006A07B4">
      <w:pPr>
        <w:spacing w:after="0"/>
        <w:rPr>
          <w:color w:val="FF0000"/>
        </w:rPr>
      </w:pPr>
    </w:p>
    <w:p w14:paraId="1873DC1B" w14:textId="2FCFBE3E" w:rsidR="00560631" w:rsidRPr="00597284" w:rsidRDefault="00560631">
      <w:pPr>
        <w:rPr>
          <w:color w:val="FF0000"/>
        </w:rPr>
      </w:pPr>
      <w:r w:rsidRPr="00597284">
        <w:rPr>
          <w:color w:val="FF0000"/>
        </w:rPr>
        <w:br w:type="page"/>
      </w:r>
    </w:p>
    <w:p w14:paraId="4FC22079" w14:textId="77777777" w:rsidR="00560631" w:rsidRPr="00597284" w:rsidRDefault="00560631" w:rsidP="006A07B4">
      <w:pPr>
        <w:spacing w:after="0"/>
        <w:rPr>
          <w:color w:val="FF0000"/>
        </w:rPr>
      </w:pPr>
    </w:p>
    <w:p w14:paraId="0094139A" w14:textId="1B41920E" w:rsidR="002927AD" w:rsidRPr="00597284" w:rsidRDefault="002927AD" w:rsidP="002927AD">
      <w:pPr>
        <w:spacing w:after="0"/>
        <w:jc w:val="center"/>
        <w:rPr>
          <w:b/>
          <w:bCs/>
          <w:color w:val="FF0000"/>
          <w:sz w:val="40"/>
          <w:szCs w:val="40"/>
        </w:rPr>
      </w:pPr>
      <w:r w:rsidRPr="00597284">
        <w:rPr>
          <w:b/>
          <w:bCs/>
          <w:color w:val="FF0000"/>
          <w:sz w:val="40"/>
          <w:szCs w:val="40"/>
        </w:rPr>
        <w:t>GPIO</w:t>
      </w:r>
    </w:p>
    <w:p w14:paraId="15AFEEAD" w14:textId="474E251E" w:rsidR="00B222AE" w:rsidRPr="00597284" w:rsidRDefault="00B222AE" w:rsidP="002927AD">
      <w:pPr>
        <w:spacing w:after="0"/>
        <w:rPr>
          <w:color w:val="FF0000"/>
        </w:rPr>
      </w:pPr>
      <w:r w:rsidRPr="00597284">
        <w:rPr>
          <w:color w:val="FF0000"/>
        </w:rPr>
        <w:t>02</w:t>
      </w:r>
      <w:r w:rsidR="002927AD" w:rsidRPr="00597284">
        <w:rPr>
          <w:color w:val="FF0000"/>
        </w:rPr>
        <w:t>/1</w:t>
      </w:r>
      <w:r w:rsidRPr="00597284">
        <w:rPr>
          <w:color w:val="FF0000"/>
        </w:rPr>
        <w:t>2</w:t>
      </w:r>
      <w:r w:rsidR="002927AD" w:rsidRPr="00597284">
        <w:rPr>
          <w:color w:val="FF0000"/>
        </w:rPr>
        <w:t>/2020</w:t>
      </w:r>
      <w:r w:rsidRPr="00597284">
        <w:rPr>
          <w:color w:val="FF0000"/>
        </w:rPr>
        <w:t xml:space="preserve"> - Funções para GPIO</w:t>
      </w:r>
    </w:p>
    <w:p w14:paraId="30CCE1B1" w14:textId="1BF2D940" w:rsidR="00B222AE" w:rsidRPr="00597284" w:rsidRDefault="00B222AE" w:rsidP="002927AD">
      <w:pPr>
        <w:spacing w:after="0"/>
        <w:rPr>
          <w:color w:val="FF0000"/>
        </w:rPr>
      </w:pPr>
    </w:p>
    <w:p w14:paraId="4E852E90" w14:textId="14503F95" w:rsidR="00B222AE" w:rsidRPr="00597284" w:rsidRDefault="00B222AE" w:rsidP="002927AD">
      <w:pPr>
        <w:spacing w:after="0"/>
        <w:rPr>
          <w:color w:val="FF0000"/>
        </w:rPr>
      </w:pPr>
      <w:r w:rsidRPr="00597284">
        <w:rPr>
          <w:color w:val="FF0000"/>
        </w:rPr>
        <w:t>Pinos usados como GPIO: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51"/>
        <w:gridCol w:w="981"/>
        <w:gridCol w:w="780"/>
        <w:gridCol w:w="3486"/>
        <w:gridCol w:w="898"/>
        <w:gridCol w:w="1365"/>
      </w:tblGrid>
      <w:tr w:rsidR="00597284" w:rsidRPr="00597284" w14:paraId="616DA265" w14:textId="77777777" w:rsidTr="008C4BC0">
        <w:tc>
          <w:tcPr>
            <w:tcW w:w="1251" w:type="dxa"/>
          </w:tcPr>
          <w:p w14:paraId="7FAF1B56" w14:textId="4E298036" w:rsidR="008C4BC0" w:rsidRPr="00597284" w:rsidRDefault="008C4BC0" w:rsidP="008C4BC0">
            <w:pPr>
              <w:rPr>
                <w:color w:val="FF0000"/>
              </w:rPr>
            </w:pPr>
            <w:r w:rsidRPr="00597284">
              <w:rPr>
                <w:color w:val="FF0000"/>
              </w:rPr>
              <w:t>Pino Nano</w:t>
            </w:r>
          </w:p>
        </w:tc>
        <w:tc>
          <w:tcPr>
            <w:tcW w:w="981" w:type="dxa"/>
          </w:tcPr>
          <w:p w14:paraId="5A729D43" w14:textId="02E0A88F" w:rsidR="008C4BC0" w:rsidRPr="00597284" w:rsidRDefault="008C4BC0" w:rsidP="008C4BC0">
            <w:pPr>
              <w:rPr>
                <w:color w:val="FF0000"/>
              </w:rPr>
            </w:pPr>
            <w:r w:rsidRPr="00597284">
              <w:rPr>
                <w:color w:val="FF0000"/>
              </w:rPr>
              <w:t>Nome</w:t>
            </w:r>
          </w:p>
        </w:tc>
        <w:tc>
          <w:tcPr>
            <w:tcW w:w="780" w:type="dxa"/>
          </w:tcPr>
          <w:p w14:paraId="7A07EB87" w14:textId="68B37592" w:rsidR="008C4BC0" w:rsidRPr="00597284" w:rsidRDefault="008C4BC0" w:rsidP="008C3539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GPIO</w:t>
            </w:r>
          </w:p>
        </w:tc>
        <w:tc>
          <w:tcPr>
            <w:tcW w:w="3486" w:type="dxa"/>
          </w:tcPr>
          <w:p w14:paraId="3B93E074" w14:textId="0166B417" w:rsidR="008C4BC0" w:rsidRPr="00597284" w:rsidRDefault="008C4BC0" w:rsidP="008C4BC0">
            <w:pPr>
              <w:rPr>
                <w:color w:val="FF0000"/>
              </w:rPr>
            </w:pPr>
            <w:r w:rsidRPr="00597284">
              <w:rPr>
                <w:color w:val="FF0000"/>
              </w:rPr>
              <w:t>Função</w:t>
            </w:r>
          </w:p>
        </w:tc>
        <w:tc>
          <w:tcPr>
            <w:tcW w:w="898" w:type="dxa"/>
          </w:tcPr>
          <w:p w14:paraId="5E041E00" w14:textId="495B086C" w:rsidR="008C4BC0" w:rsidRPr="00597284" w:rsidRDefault="008C4BC0" w:rsidP="008C3539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Sentido</w:t>
            </w:r>
          </w:p>
        </w:tc>
        <w:tc>
          <w:tcPr>
            <w:tcW w:w="1365" w:type="dxa"/>
          </w:tcPr>
          <w:p w14:paraId="1CE3923B" w14:textId="6D86806A" w:rsidR="008C4BC0" w:rsidRPr="00597284" w:rsidRDefault="008C4BC0" w:rsidP="008C3539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Valor inicial</w:t>
            </w:r>
          </w:p>
        </w:tc>
      </w:tr>
      <w:tr w:rsidR="00597284" w:rsidRPr="00597284" w14:paraId="1917893F" w14:textId="77777777" w:rsidTr="006518A5">
        <w:tc>
          <w:tcPr>
            <w:tcW w:w="1251" w:type="dxa"/>
          </w:tcPr>
          <w:p w14:paraId="53FED292" w14:textId="77777777" w:rsidR="006518A5" w:rsidRPr="00597284" w:rsidRDefault="006518A5" w:rsidP="006518A5">
            <w:pPr>
              <w:rPr>
                <w:color w:val="FF0000"/>
              </w:rPr>
            </w:pPr>
          </w:p>
        </w:tc>
        <w:tc>
          <w:tcPr>
            <w:tcW w:w="981" w:type="dxa"/>
          </w:tcPr>
          <w:p w14:paraId="71E1150F" w14:textId="77777777" w:rsidR="006518A5" w:rsidRPr="00597284" w:rsidRDefault="006518A5" w:rsidP="006518A5">
            <w:pPr>
              <w:rPr>
                <w:color w:val="FF0000"/>
              </w:rPr>
            </w:pPr>
            <w:r w:rsidRPr="00597284">
              <w:rPr>
                <w:color w:val="FF0000"/>
              </w:rPr>
              <w:t>CE-WQ</w:t>
            </w:r>
          </w:p>
        </w:tc>
        <w:tc>
          <w:tcPr>
            <w:tcW w:w="780" w:type="dxa"/>
          </w:tcPr>
          <w:p w14:paraId="62F1E179" w14:textId="77777777" w:rsidR="006518A5" w:rsidRPr="00597284" w:rsidRDefault="006518A5" w:rsidP="006518A5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PB0</w:t>
            </w:r>
          </w:p>
        </w:tc>
        <w:tc>
          <w:tcPr>
            <w:tcW w:w="3486" w:type="dxa"/>
          </w:tcPr>
          <w:p w14:paraId="7463D710" w14:textId="77777777" w:rsidR="006518A5" w:rsidRPr="00597284" w:rsidRDefault="006518A5" w:rsidP="006518A5">
            <w:pPr>
              <w:rPr>
                <w:color w:val="FF0000"/>
              </w:rPr>
            </w:pPr>
            <w:r w:rsidRPr="00597284">
              <w:rPr>
                <w:color w:val="FF0000"/>
              </w:rPr>
              <w:t>CE da Flash W25Q64</w:t>
            </w:r>
          </w:p>
        </w:tc>
        <w:tc>
          <w:tcPr>
            <w:tcW w:w="898" w:type="dxa"/>
          </w:tcPr>
          <w:p w14:paraId="353E8789" w14:textId="77777777" w:rsidR="006518A5" w:rsidRPr="00597284" w:rsidRDefault="006518A5" w:rsidP="006518A5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OUT</w:t>
            </w:r>
          </w:p>
        </w:tc>
        <w:tc>
          <w:tcPr>
            <w:tcW w:w="1365" w:type="dxa"/>
          </w:tcPr>
          <w:p w14:paraId="3AE25D06" w14:textId="77777777" w:rsidR="006518A5" w:rsidRPr="00597284" w:rsidRDefault="006518A5" w:rsidP="006518A5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</w:tr>
      <w:tr w:rsidR="00597284" w:rsidRPr="00597284" w14:paraId="6F7847C3" w14:textId="77777777" w:rsidTr="006518A5">
        <w:tc>
          <w:tcPr>
            <w:tcW w:w="1251" w:type="dxa"/>
          </w:tcPr>
          <w:p w14:paraId="705CFB3F" w14:textId="77777777" w:rsidR="006518A5" w:rsidRPr="00597284" w:rsidRDefault="006518A5" w:rsidP="006518A5">
            <w:pPr>
              <w:rPr>
                <w:color w:val="FF0000"/>
              </w:rPr>
            </w:pPr>
          </w:p>
        </w:tc>
        <w:tc>
          <w:tcPr>
            <w:tcW w:w="981" w:type="dxa"/>
          </w:tcPr>
          <w:p w14:paraId="3A1F9377" w14:textId="77777777" w:rsidR="006518A5" w:rsidRPr="00597284" w:rsidRDefault="006518A5" w:rsidP="006518A5">
            <w:pPr>
              <w:rPr>
                <w:color w:val="FF0000"/>
              </w:rPr>
            </w:pPr>
            <w:r w:rsidRPr="00597284">
              <w:rPr>
                <w:color w:val="FF0000"/>
              </w:rPr>
              <w:t>Led1</w:t>
            </w:r>
          </w:p>
        </w:tc>
        <w:tc>
          <w:tcPr>
            <w:tcW w:w="780" w:type="dxa"/>
          </w:tcPr>
          <w:p w14:paraId="686909EE" w14:textId="77777777" w:rsidR="006518A5" w:rsidRPr="00597284" w:rsidRDefault="006518A5" w:rsidP="006518A5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PB1</w:t>
            </w:r>
          </w:p>
        </w:tc>
        <w:tc>
          <w:tcPr>
            <w:tcW w:w="3486" w:type="dxa"/>
          </w:tcPr>
          <w:p w14:paraId="20AED72A" w14:textId="30498921" w:rsidR="006518A5" w:rsidRPr="00597284" w:rsidRDefault="006518A5" w:rsidP="006518A5">
            <w:pPr>
              <w:rPr>
                <w:color w:val="FF0000"/>
              </w:rPr>
            </w:pPr>
            <w:r w:rsidRPr="00597284">
              <w:rPr>
                <w:color w:val="FF0000"/>
              </w:rPr>
              <w:t>(OCR1A) Led Azul</w:t>
            </w:r>
          </w:p>
        </w:tc>
        <w:tc>
          <w:tcPr>
            <w:tcW w:w="898" w:type="dxa"/>
          </w:tcPr>
          <w:p w14:paraId="6E8128B7" w14:textId="77777777" w:rsidR="006518A5" w:rsidRPr="00597284" w:rsidRDefault="006518A5" w:rsidP="006518A5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PWM</w:t>
            </w:r>
          </w:p>
        </w:tc>
        <w:tc>
          <w:tcPr>
            <w:tcW w:w="1365" w:type="dxa"/>
          </w:tcPr>
          <w:p w14:paraId="6C03F91A" w14:textId="77777777" w:rsidR="006518A5" w:rsidRPr="00597284" w:rsidRDefault="006518A5" w:rsidP="006518A5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0%</w:t>
            </w:r>
          </w:p>
        </w:tc>
      </w:tr>
      <w:tr w:rsidR="00597284" w:rsidRPr="00597284" w14:paraId="727678D4" w14:textId="77777777" w:rsidTr="006518A5">
        <w:tc>
          <w:tcPr>
            <w:tcW w:w="1251" w:type="dxa"/>
          </w:tcPr>
          <w:p w14:paraId="746604A4" w14:textId="77777777" w:rsidR="006518A5" w:rsidRPr="00597284" w:rsidRDefault="006518A5" w:rsidP="006518A5">
            <w:pPr>
              <w:rPr>
                <w:color w:val="FF0000"/>
              </w:rPr>
            </w:pPr>
          </w:p>
        </w:tc>
        <w:tc>
          <w:tcPr>
            <w:tcW w:w="981" w:type="dxa"/>
          </w:tcPr>
          <w:p w14:paraId="08CCEAB6" w14:textId="77777777" w:rsidR="006518A5" w:rsidRPr="00597284" w:rsidRDefault="006518A5" w:rsidP="006518A5">
            <w:pPr>
              <w:rPr>
                <w:color w:val="FF0000"/>
              </w:rPr>
            </w:pPr>
            <w:r w:rsidRPr="00597284">
              <w:rPr>
                <w:color w:val="FF0000"/>
              </w:rPr>
              <w:t>Led2</w:t>
            </w:r>
          </w:p>
        </w:tc>
        <w:tc>
          <w:tcPr>
            <w:tcW w:w="780" w:type="dxa"/>
          </w:tcPr>
          <w:p w14:paraId="38550795" w14:textId="77777777" w:rsidR="006518A5" w:rsidRPr="00597284" w:rsidRDefault="006518A5" w:rsidP="006518A5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PB2</w:t>
            </w:r>
          </w:p>
        </w:tc>
        <w:tc>
          <w:tcPr>
            <w:tcW w:w="3486" w:type="dxa"/>
          </w:tcPr>
          <w:p w14:paraId="3110B333" w14:textId="7C7F2B06" w:rsidR="006518A5" w:rsidRPr="00597284" w:rsidRDefault="006518A5" w:rsidP="006518A5">
            <w:pPr>
              <w:rPr>
                <w:color w:val="FF0000"/>
              </w:rPr>
            </w:pPr>
            <w:r w:rsidRPr="00597284">
              <w:rPr>
                <w:color w:val="FF0000"/>
              </w:rPr>
              <w:t>(OCR1B) Led Vermelho</w:t>
            </w:r>
          </w:p>
        </w:tc>
        <w:tc>
          <w:tcPr>
            <w:tcW w:w="898" w:type="dxa"/>
          </w:tcPr>
          <w:p w14:paraId="68B77DB9" w14:textId="77777777" w:rsidR="006518A5" w:rsidRPr="00597284" w:rsidRDefault="006518A5" w:rsidP="006518A5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PWM</w:t>
            </w:r>
          </w:p>
        </w:tc>
        <w:tc>
          <w:tcPr>
            <w:tcW w:w="1365" w:type="dxa"/>
          </w:tcPr>
          <w:p w14:paraId="625F0602" w14:textId="77777777" w:rsidR="006518A5" w:rsidRPr="00597284" w:rsidRDefault="006518A5" w:rsidP="006518A5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0%</w:t>
            </w:r>
          </w:p>
        </w:tc>
      </w:tr>
      <w:tr w:rsidR="00597284" w:rsidRPr="00597284" w14:paraId="11603643" w14:textId="77777777" w:rsidTr="006518A5">
        <w:tc>
          <w:tcPr>
            <w:tcW w:w="1251" w:type="dxa"/>
          </w:tcPr>
          <w:p w14:paraId="1EE07A5F" w14:textId="77777777" w:rsidR="006518A5" w:rsidRPr="00597284" w:rsidRDefault="006518A5" w:rsidP="006518A5">
            <w:pPr>
              <w:rPr>
                <w:color w:val="FF0000"/>
              </w:rPr>
            </w:pPr>
          </w:p>
        </w:tc>
        <w:tc>
          <w:tcPr>
            <w:tcW w:w="981" w:type="dxa"/>
          </w:tcPr>
          <w:p w14:paraId="24C34849" w14:textId="77777777" w:rsidR="006518A5" w:rsidRPr="00597284" w:rsidRDefault="006518A5" w:rsidP="006518A5">
            <w:pPr>
              <w:rPr>
                <w:color w:val="FF0000"/>
              </w:rPr>
            </w:pPr>
            <w:r w:rsidRPr="00597284">
              <w:rPr>
                <w:color w:val="FF0000"/>
              </w:rPr>
              <w:t>CE-NRF</w:t>
            </w:r>
          </w:p>
        </w:tc>
        <w:tc>
          <w:tcPr>
            <w:tcW w:w="780" w:type="dxa"/>
          </w:tcPr>
          <w:p w14:paraId="72B8CDB7" w14:textId="77777777" w:rsidR="006518A5" w:rsidRPr="00597284" w:rsidRDefault="006518A5" w:rsidP="006518A5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PC2</w:t>
            </w:r>
          </w:p>
        </w:tc>
        <w:tc>
          <w:tcPr>
            <w:tcW w:w="3486" w:type="dxa"/>
          </w:tcPr>
          <w:p w14:paraId="36B8E456" w14:textId="77777777" w:rsidR="006518A5" w:rsidRPr="00597284" w:rsidRDefault="006518A5" w:rsidP="006518A5">
            <w:pPr>
              <w:rPr>
                <w:color w:val="FF0000"/>
              </w:rPr>
            </w:pPr>
            <w:r w:rsidRPr="00597284">
              <w:rPr>
                <w:color w:val="FF0000"/>
              </w:rPr>
              <w:t>CE do Rádio NRF24L01</w:t>
            </w:r>
          </w:p>
        </w:tc>
        <w:tc>
          <w:tcPr>
            <w:tcW w:w="898" w:type="dxa"/>
          </w:tcPr>
          <w:p w14:paraId="6E1C7EA5" w14:textId="77777777" w:rsidR="006518A5" w:rsidRPr="00597284" w:rsidRDefault="006518A5" w:rsidP="006518A5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OUT</w:t>
            </w:r>
          </w:p>
        </w:tc>
        <w:tc>
          <w:tcPr>
            <w:tcW w:w="1365" w:type="dxa"/>
          </w:tcPr>
          <w:p w14:paraId="5633841D" w14:textId="77777777" w:rsidR="006518A5" w:rsidRPr="00597284" w:rsidRDefault="006518A5" w:rsidP="006518A5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</w:tr>
      <w:tr w:rsidR="00597284" w:rsidRPr="00597284" w14:paraId="30DDD281" w14:textId="77777777" w:rsidTr="006518A5">
        <w:tc>
          <w:tcPr>
            <w:tcW w:w="1251" w:type="dxa"/>
          </w:tcPr>
          <w:p w14:paraId="7CC1E796" w14:textId="77777777" w:rsidR="006518A5" w:rsidRPr="00597284" w:rsidRDefault="006518A5" w:rsidP="006518A5">
            <w:pPr>
              <w:rPr>
                <w:color w:val="FF0000"/>
              </w:rPr>
            </w:pPr>
          </w:p>
        </w:tc>
        <w:tc>
          <w:tcPr>
            <w:tcW w:w="981" w:type="dxa"/>
          </w:tcPr>
          <w:p w14:paraId="35DE70A3" w14:textId="77777777" w:rsidR="006518A5" w:rsidRPr="00597284" w:rsidRDefault="006518A5" w:rsidP="006518A5">
            <w:pPr>
              <w:rPr>
                <w:color w:val="FF0000"/>
              </w:rPr>
            </w:pPr>
            <w:r w:rsidRPr="00597284">
              <w:rPr>
                <w:color w:val="FF0000"/>
              </w:rPr>
              <w:t>CSN</w:t>
            </w:r>
          </w:p>
        </w:tc>
        <w:tc>
          <w:tcPr>
            <w:tcW w:w="780" w:type="dxa"/>
          </w:tcPr>
          <w:p w14:paraId="3193DC88" w14:textId="77777777" w:rsidR="006518A5" w:rsidRPr="00597284" w:rsidRDefault="006518A5" w:rsidP="006518A5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PC3</w:t>
            </w:r>
          </w:p>
        </w:tc>
        <w:tc>
          <w:tcPr>
            <w:tcW w:w="3486" w:type="dxa"/>
          </w:tcPr>
          <w:p w14:paraId="1080138B" w14:textId="77777777" w:rsidR="006518A5" w:rsidRPr="00597284" w:rsidRDefault="006518A5" w:rsidP="006518A5">
            <w:pPr>
              <w:rPr>
                <w:color w:val="FF0000"/>
              </w:rPr>
            </w:pPr>
            <w:r w:rsidRPr="00597284">
              <w:rPr>
                <w:color w:val="FF0000"/>
              </w:rPr>
              <w:t>CSN do Rádio NRF24L01</w:t>
            </w:r>
          </w:p>
        </w:tc>
        <w:tc>
          <w:tcPr>
            <w:tcW w:w="898" w:type="dxa"/>
          </w:tcPr>
          <w:p w14:paraId="1C7A6F93" w14:textId="77777777" w:rsidR="006518A5" w:rsidRPr="00597284" w:rsidRDefault="006518A5" w:rsidP="006518A5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OUT</w:t>
            </w:r>
          </w:p>
        </w:tc>
        <w:tc>
          <w:tcPr>
            <w:tcW w:w="1365" w:type="dxa"/>
          </w:tcPr>
          <w:p w14:paraId="20171719" w14:textId="77777777" w:rsidR="006518A5" w:rsidRPr="00597284" w:rsidRDefault="006518A5" w:rsidP="006518A5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</w:tr>
      <w:tr w:rsidR="00597284" w:rsidRPr="00597284" w14:paraId="3789397B" w14:textId="77777777" w:rsidTr="006518A5">
        <w:tc>
          <w:tcPr>
            <w:tcW w:w="1251" w:type="dxa"/>
          </w:tcPr>
          <w:p w14:paraId="4A49D0AF" w14:textId="77777777" w:rsidR="006518A5" w:rsidRPr="00597284" w:rsidRDefault="006518A5" w:rsidP="006518A5">
            <w:pPr>
              <w:rPr>
                <w:color w:val="FF0000"/>
              </w:rPr>
            </w:pPr>
          </w:p>
        </w:tc>
        <w:tc>
          <w:tcPr>
            <w:tcW w:w="981" w:type="dxa"/>
          </w:tcPr>
          <w:p w14:paraId="0CD79721" w14:textId="77777777" w:rsidR="006518A5" w:rsidRPr="00597284" w:rsidRDefault="006518A5" w:rsidP="006518A5">
            <w:pPr>
              <w:rPr>
                <w:color w:val="FF0000"/>
              </w:rPr>
            </w:pPr>
            <w:r w:rsidRPr="00597284">
              <w:rPr>
                <w:color w:val="FF0000"/>
              </w:rPr>
              <w:t>VIB</w:t>
            </w:r>
          </w:p>
        </w:tc>
        <w:tc>
          <w:tcPr>
            <w:tcW w:w="780" w:type="dxa"/>
          </w:tcPr>
          <w:p w14:paraId="45CD8064" w14:textId="0C0383B7" w:rsidR="006518A5" w:rsidRPr="00597284" w:rsidRDefault="006518A5" w:rsidP="006518A5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PD3</w:t>
            </w:r>
          </w:p>
        </w:tc>
        <w:tc>
          <w:tcPr>
            <w:tcW w:w="3486" w:type="dxa"/>
          </w:tcPr>
          <w:p w14:paraId="77C34707" w14:textId="77777777" w:rsidR="006518A5" w:rsidRPr="00597284" w:rsidRDefault="006518A5" w:rsidP="006518A5">
            <w:pPr>
              <w:rPr>
                <w:color w:val="FF0000"/>
              </w:rPr>
            </w:pPr>
            <w:r w:rsidRPr="00597284">
              <w:rPr>
                <w:color w:val="FF0000"/>
              </w:rPr>
              <w:t>Ligar vibrador</w:t>
            </w:r>
          </w:p>
        </w:tc>
        <w:tc>
          <w:tcPr>
            <w:tcW w:w="898" w:type="dxa"/>
          </w:tcPr>
          <w:p w14:paraId="1988DB6B" w14:textId="77777777" w:rsidR="006518A5" w:rsidRPr="00597284" w:rsidRDefault="006518A5" w:rsidP="006518A5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OUT</w:t>
            </w:r>
          </w:p>
        </w:tc>
        <w:tc>
          <w:tcPr>
            <w:tcW w:w="1365" w:type="dxa"/>
          </w:tcPr>
          <w:p w14:paraId="325665B9" w14:textId="77777777" w:rsidR="006518A5" w:rsidRPr="00597284" w:rsidRDefault="006518A5" w:rsidP="006518A5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0</w:t>
            </w:r>
          </w:p>
        </w:tc>
      </w:tr>
      <w:tr w:rsidR="00597284" w:rsidRPr="00597284" w14:paraId="5DD4B525" w14:textId="77777777" w:rsidTr="006518A5">
        <w:tc>
          <w:tcPr>
            <w:tcW w:w="1251" w:type="dxa"/>
          </w:tcPr>
          <w:p w14:paraId="1325BFBC" w14:textId="77777777" w:rsidR="006518A5" w:rsidRPr="00597284" w:rsidRDefault="006518A5" w:rsidP="006518A5">
            <w:pPr>
              <w:rPr>
                <w:color w:val="FF0000"/>
              </w:rPr>
            </w:pPr>
          </w:p>
        </w:tc>
        <w:tc>
          <w:tcPr>
            <w:tcW w:w="981" w:type="dxa"/>
          </w:tcPr>
          <w:p w14:paraId="2A3946D2" w14:textId="77777777" w:rsidR="006518A5" w:rsidRPr="00597284" w:rsidRDefault="006518A5" w:rsidP="006518A5">
            <w:pPr>
              <w:rPr>
                <w:color w:val="FF0000"/>
              </w:rPr>
            </w:pPr>
            <w:r w:rsidRPr="00597284">
              <w:rPr>
                <w:color w:val="FF0000"/>
              </w:rPr>
              <w:t>SW</w:t>
            </w:r>
          </w:p>
        </w:tc>
        <w:tc>
          <w:tcPr>
            <w:tcW w:w="780" w:type="dxa"/>
          </w:tcPr>
          <w:p w14:paraId="725EB09D" w14:textId="77777777" w:rsidR="006518A5" w:rsidRPr="00597284" w:rsidRDefault="006518A5" w:rsidP="006518A5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PD4</w:t>
            </w:r>
          </w:p>
        </w:tc>
        <w:tc>
          <w:tcPr>
            <w:tcW w:w="3486" w:type="dxa"/>
          </w:tcPr>
          <w:p w14:paraId="35AA7E6E" w14:textId="77777777" w:rsidR="006518A5" w:rsidRPr="00597284" w:rsidRDefault="006518A5" w:rsidP="006518A5">
            <w:pPr>
              <w:rPr>
                <w:color w:val="FF0000"/>
              </w:rPr>
            </w:pPr>
            <w:r w:rsidRPr="00597284">
              <w:rPr>
                <w:color w:val="FF0000"/>
              </w:rPr>
              <w:t>Entrada da chave</w:t>
            </w:r>
          </w:p>
        </w:tc>
        <w:tc>
          <w:tcPr>
            <w:tcW w:w="898" w:type="dxa"/>
          </w:tcPr>
          <w:p w14:paraId="68C1247D" w14:textId="77777777" w:rsidR="006518A5" w:rsidRPr="00597284" w:rsidRDefault="006518A5" w:rsidP="006518A5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IN</w:t>
            </w:r>
          </w:p>
        </w:tc>
        <w:tc>
          <w:tcPr>
            <w:tcW w:w="1365" w:type="dxa"/>
          </w:tcPr>
          <w:p w14:paraId="54A1CA24" w14:textId="77777777" w:rsidR="006518A5" w:rsidRPr="00597284" w:rsidRDefault="006518A5" w:rsidP="006518A5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-</w:t>
            </w:r>
          </w:p>
        </w:tc>
      </w:tr>
      <w:tr w:rsidR="00597284" w:rsidRPr="00597284" w14:paraId="06A1F354" w14:textId="77777777" w:rsidTr="006518A5">
        <w:tc>
          <w:tcPr>
            <w:tcW w:w="1251" w:type="dxa"/>
          </w:tcPr>
          <w:p w14:paraId="06436F25" w14:textId="77777777" w:rsidR="006518A5" w:rsidRPr="00597284" w:rsidRDefault="006518A5" w:rsidP="006518A5">
            <w:pPr>
              <w:rPr>
                <w:color w:val="FF0000"/>
              </w:rPr>
            </w:pPr>
          </w:p>
        </w:tc>
        <w:tc>
          <w:tcPr>
            <w:tcW w:w="981" w:type="dxa"/>
          </w:tcPr>
          <w:p w14:paraId="640BA2ED" w14:textId="77777777" w:rsidR="006518A5" w:rsidRPr="00597284" w:rsidRDefault="006518A5" w:rsidP="006518A5">
            <w:pPr>
              <w:rPr>
                <w:color w:val="FF0000"/>
              </w:rPr>
            </w:pPr>
            <w:r w:rsidRPr="00597284">
              <w:rPr>
                <w:color w:val="FF0000"/>
              </w:rPr>
              <w:t>MT1</w:t>
            </w:r>
          </w:p>
        </w:tc>
        <w:tc>
          <w:tcPr>
            <w:tcW w:w="780" w:type="dxa"/>
          </w:tcPr>
          <w:p w14:paraId="2D7638B0" w14:textId="77777777" w:rsidR="006518A5" w:rsidRPr="00597284" w:rsidRDefault="006518A5" w:rsidP="006518A5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PD5</w:t>
            </w:r>
          </w:p>
        </w:tc>
        <w:tc>
          <w:tcPr>
            <w:tcW w:w="3486" w:type="dxa"/>
          </w:tcPr>
          <w:p w14:paraId="2B698291" w14:textId="77777777" w:rsidR="006518A5" w:rsidRPr="00597284" w:rsidRDefault="006518A5" w:rsidP="006518A5">
            <w:pPr>
              <w:rPr>
                <w:color w:val="FF0000"/>
              </w:rPr>
            </w:pPr>
            <w:r w:rsidRPr="00597284">
              <w:rPr>
                <w:color w:val="FF0000"/>
              </w:rPr>
              <w:t>Ligar motor</w:t>
            </w:r>
          </w:p>
        </w:tc>
        <w:tc>
          <w:tcPr>
            <w:tcW w:w="898" w:type="dxa"/>
          </w:tcPr>
          <w:p w14:paraId="09C2CB39" w14:textId="77777777" w:rsidR="006518A5" w:rsidRPr="00597284" w:rsidRDefault="006518A5" w:rsidP="006518A5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OUT</w:t>
            </w:r>
          </w:p>
        </w:tc>
        <w:tc>
          <w:tcPr>
            <w:tcW w:w="1365" w:type="dxa"/>
          </w:tcPr>
          <w:p w14:paraId="10FAF552" w14:textId="07BA8657" w:rsidR="006518A5" w:rsidRPr="00597284" w:rsidRDefault="006518A5" w:rsidP="006518A5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</w:tr>
      <w:tr w:rsidR="00597284" w:rsidRPr="00597284" w14:paraId="40FEDF84" w14:textId="77777777" w:rsidTr="006518A5">
        <w:tc>
          <w:tcPr>
            <w:tcW w:w="1251" w:type="dxa"/>
          </w:tcPr>
          <w:p w14:paraId="7E794C5E" w14:textId="77777777" w:rsidR="006518A5" w:rsidRPr="00597284" w:rsidRDefault="006518A5" w:rsidP="006518A5">
            <w:pPr>
              <w:rPr>
                <w:color w:val="FF0000"/>
              </w:rPr>
            </w:pPr>
          </w:p>
        </w:tc>
        <w:tc>
          <w:tcPr>
            <w:tcW w:w="981" w:type="dxa"/>
          </w:tcPr>
          <w:p w14:paraId="0E739DAD" w14:textId="4851003A" w:rsidR="006518A5" w:rsidRPr="00597284" w:rsidRDefault="006518A5" w:rsidP="006518A5">
            <w:pPr>
              <w:rPr>
                <w:color w:val="FF0000"/>
              </w:rPr>
            </w:pPr>
            <w:r w:rsidRPr="00597284">
              <w:rPr>
                <w:color w:val="FF0000"/>
              </w:rPr>
              <w:t>MT0</w:t>
            </w:r>
          </w:p>
        </w:tc>
        <w:tc>
          <w:tcPr>
            <w:tcW w:w="780" w:type="dxa"/>
          </w:tcPr>
          <w:p w14:paraId="04749C24" w14:textId="3AA76C57" w:rsidR="006518A5" w:rsidRPr="00597284" w:rsidRDefault="006518A5" w:rsidP="006518A5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PD6</w:t>
            </w:r>
          </w:p>
        </w:tc>
        <w:tc>
          <w:tcPr>
            <w:tcW w:w="3486" w:type="dxa"/>
          </w:tcPr>
          <w:p w14:paraId="0896BD97" w14:textId="77777777" w:rsidR="006518A5" w:rsidRPr="00597284" w:rsidRDefault="006518A5" w:rsidP="006518A5">
            <w:pPr>
              <w:rPr>
                <w:color w:val="FF0000"/>
              </w:rPr>
            </w:pPr>
            <w:r w:rsidRPr="00597284">
              <w:rPr>
                <w:color w:val="FF0000"/>
              </w:rPr>
              <w:t>Ligar motor</w:t>
            </w:r>
          </w:p>
        </w:tc>
        <w:tc>
          <w:tcPr>
            <w:tcW w:w="898" w:type="dxa"/>
          </w:tcPr>
          <w:p w14:paraId="19F3F94A" w14:textId="77777777" w:rsidR="006518A5" w:rsidRPr="00597284" w:rsidRDefault="006518A5" w:rsidP="006518A5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OUT</w:t>
            </w:r>
          </w:p>
        </w:tc>
        <w:tc>
          <w:tcPr>
            <w:tcW w:w="1365" w:type="dxa"/>
          </w:tcPr>
          <w:p w14:paraId="3FAF3E89" w14:textId="051DFEB6" w:rsidR="006518A5" w:rsidRPr="00597284" w:rsidRDefault="006518A5" w:rsidP="006518A5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</w:tr>
      <w:tr w:rsidR="00AA3946" w:rsidRPr="00597284" w14:paraId="73EE8E11" w14:textId="77777777" w:rsidTr="008C4BC0">
        <w:tc>
          <w:tcPr>
            <w:tcW w:w="1251" w:type="dxa"/>
          </w:tcPr>
          <w:p w14:paraId="1FD251D5" w14:textId="77777777" w:rsidR="00AA3946" w:rsidRPr="00597284" w:rsidRDefault="00AA3946" w:rsidP="00AA3946">
            <w:pPr>
              <w:rPr>
                <w:color w:val="FF0000"/>
              </w:rPr>
            </w:pPr>
          </w:p>
        </w:tc>
        <w:tc>
          <w:tcPr>
            <w:tcW w:w="981" w:type="dxa"/>
          </w:tcPr>
          <w:p w14:paraId="1B976542" w14:textId="4F6FD64B" w:rsidR="00AA3946" w:rsidRPr="00597284" w:rsidRDefault="00AA3946" w:rsidP="00AA3946">
            <w:pPr>
              <w:rPr>
                <w:color w:val="FF0000"/>
              </w:rPr>
            </w:pPr>
            <w:r w:rsidRPr="00597284">
              <w:rPr>
                <w:color w:val="FF0000"/>
              </w:rPr>
              <w:t>G2</w:t>
            </w:r>
          </w:p>
        </w:tc>
        <w:tc>
          <w:tcPr>
            <w:tcW w:w="780" w:type="dxa"/>
          </w:tcPr>
          <w:p w14:paraId="1A145B90" w14:textId="4F374EAC" w:rsidR="00AA3946" w:rsidRPr="00597284" w:rsidRDefault="00AA3946" w:rsidP="00AA3946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PD7</w:t>
            </w:r>
          </w:p>
        </w:tc>
        <w:tc>
          <w:tcPr>
            <w:tcW w:w="3486" w:type="dxa"/>
          </w:tcPr>
          <w:p w14:paraId="600A61B0" w14:textId="647AED23" w:rsidR="00AA3946" w:rsidRPr="00597284" w:rsidRDefault="00AA3946" w:rsidP="00AA3946">
            <w:pPr>
              <w:rPr>
                <w:color w:val="FF0000"/>
              </w:rPr>
            </w:pPr>
            <w:r w:rsidRPr="00597284">
              <w:rPr>
                <w:color w:val="FF0000"/>
              </w:rPr>
              <w:t>Ligar energia da placa (Gate de Q2)</w:t>
            </w:r>
          </w:p>
        </w:tc>
        <w:tc>
          <w:tcPr>
            <w:tcW w:w="898" w:type="dxa"/>
          </w:tcPr>
          <w:p w14:paraId="63A3FD9A" w14:textId="03CC3D43" w:rsidR="00AA3946" w:rsidRPr="00597284" w:rsidRDefault="00AA3946" w:rsidP="00AA3946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OUT</w:t>
            </w:r>
          </w:p>
        </w:tc>
        <w:tc>
          <w:tcPr>
            <w:tcW w:w="1365" w:type="dxa"/>
          </w:tcPr>
          <w:p w14:paraId="1A095AD6" w14:textId="172418DF" w:rsidR="00AA3946" w:rsidRPr="00597284" w:rsidRDefault="00AA3946" w:rsidP="00AA3946">
            <w:pPr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1</w:t>
            </w:r>
          </w:p>
        </w:tc>
      </w:tr>
    </w:tbl>
    <w:p w14:paraId="65A3E775" w14:textId="77777777" w:rsidR="00B222AE" w:rsidRPr="00597284" w:rsidRDefault="00B222AE" w:rsidP="002927AD">
      <w:pPr>
        <w:spacing w:after="0"/>
        <w:rPr>
          <w:color w:val="FF0000"/>
        </w:rPr>
      </w:pPr>
    </w:p>
    <w:p w14:paraId="0284191C" w14:textId="77777777" w:rsidR="009E64EF" w:rsidRPr="00597284" w:rsidRDefault="009E64EF" w:rsidP="009E64EF">
      <w:pPr>
        <w:spacing w:after="0"/>
        <w:rPr>
          <w:color w:val="FF0000"/>
        </w:rPr>
      </w:pPr>
      <w:r w:rsidRPr="00597284">
        <w:rPr>
          <w:color w:val="FF0000"/>
        </w:rPr>
        <w:t>#define ABERTA  1</w:t>
      </w:r>
    </w:p>
    <w:p w14:paraId="1693AA34" w14:textId="20C3F135" w:rsidR="009E64EF" w:rsidRPr="00597284" w:rsidRDefault="009E64EF" w:rsidP="009E64EF">
      <w:pPr>
        <w:spacing w:after="0"/>
        <w:rPr>
          <w:color w:val="FF0000"/>
        </w:rPr>
      </w:pPr>
      <w:r w:rsidRPr="00597284">
        <w:rPr>
          <w:color w:val="FF0000"/>
        </w:rPr>
        <w:t>#define FECHADA 0</w:t>
      </w:r>
    </w:p>
    <w:p w14:paraId="1229F751" w14:textId="77777777" w:rsidR="002927AD" w:rsidRPr="00597284" w:rsidRDefault="002927AD" w:rsidP="002927AD">
      <w:pPr>
        <w:spacing w:after="0"/>
        <w:jc w:val="center"/>
        <w:rPr>
          <w:color w:val="FF0000"/>
          <w:sz w:val="28"/>
          <w:szCs w:val="28"/>
        </w:rPr>
      </w:pPr>
      <w:r w:rsidRPr="00597284">
        <w:rPr>
          <w:color w:val="FF0000"/>
          <w:sz w:val="28"/>
          <w:szCs w:val="28"/>
        </w:rPr>
        <w:t>Funções</w:t>
      </w:r>
    </w:p>
    <w:tbl>
      <w:tblPr>
        <w:tblStyle w:val="Tabelacomgrade"/>
        <w:tblW w:w="3582" w:type="dxa"/>
        <w:jc w:val="center"/>
        <w:tblLook w:val="04A0" w:firstRow="1" w:lastRow="0" w:firstColumn="1" w:lastColumn="0" w:noHBand="0" w:noVBand="1"/>
      </w:tblPr>
      <w:tblGrid>
        <w:gridCol w:w="671"/>
        <w:gridCol w:w="1773"/>
        <w:gridCol w:w="1138"/>
      </w:tblGrid>
      <w:tr w:rsidR="00597284" w:rsidRPr="00597284" w14:paraId="6C1405A0" w14:textId="77777777" w:rsidTr="000E78EE">
        <w:trPr>
          <w:jc w:val="center"/>
        </w:trPr>
        <w:tc>
          <w:tcPr>
            <w:tcW w:w="671" w:type="dxa"/>
          </w:tcPr>
          <w:p w14:paraId="6F01A6E1" w14:textId="77777777" w:rsidR="002927AD" w:rsidRPr="00597284" w:rsidRDefault="002927AD" w:rsidP="00B222AE">
            <w:pPr>
              <w:rPr>
                <w:color w:val="FF0000"/>
              </w:rPr>
            </w:pPr>
          </w:p>
        </w:tc>
        <w:tc>
          <w:tcPr>
            <w:tcW w:w="1773" w:type="dxa"/>
          </w:tcPr>
          <w:p w14:paraId="2D6BF861" w14:textId="77777777" w:rsidR="002927AD" w:rsidRPr="00597284" w:rsidRDefault="002927AD" w:rsidP="00B222AE">
            <w:pPr>
              <w:rPr>
                <w:color w:val="FF0000"/>
              </w:rPr>
            </w:pPr>
          </w:p>
        </w:tc>
        <w:tc>
          <w:tcPr>
            <w:tcW w:w="1138" w:type="dxa"/>
          </w:tcPr>
          <w:p w14:paraId="222477C8" w14:textId="77777777" w:rsidR="002927AD" w:rsidRPr="00597284" w:rsidRDefault="002927AD" w:rsidP="00B222AE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0E5F2E8E" w14:textId="77777777" w:rsidTr="000E78EE">
        <w:trPr>
          <w:jc w:val="center"/>
        </w:trPr>
        <w:tc>
          <w:tcPr>
            <w:tcW w:w="671" w:type="dxa"/>
          </w:tcPr>
          <w:p w14:paraId="344D4264" w14:textId="67B13C83" w:rsidR="000E78EE" w:rsidRPr="00597284" w:rsidRDefault="000E78EE" w:rsidP="00592856">
            <w:pPr>
              <w:rPr>
                <w:color w:val="FF0000"/>
              </w:rPr>
            </w:pPr>
          </w:p>
        </w:tc>
        <w:tc>
          <w:tcPr>
            <w:tcW w:w="1773" w:type="dxa"/>
          </w:tcPr>
          <w:p w14:paraId="12F8C335" w14:textId="01926173" w:rsidR="000E78EE" w:rsidRPr="00597284" w:rsidRDefault="000E78EE" w:rsidP="00592856">
            <w:pPr>
              <w:rPr>
                <w:color w:val="FF0000"/>
              </w:rPr>
            </w:pPr>
          </w:p>
        </w:tc>
        <w:tc>
          <w:tcPr>
            <w:tcW w:w="1138" w:type="dxa"/>
          </w:tcPr>
          <w:p w14:paraId="6C6589AA" w14:textId="1B7F66AB" w:rsidR="000E78EE" w:rsidRPr="00597284" w:rsidRDefault="000E78EE" w:rsidP="00592856">
            <w:pPr>
              <w:rPr>
                <w:color w:val="FF0000"/>
              </w:rPr>
            </w:pPr>
          </w:p>
        </w:tc>
      </w:tr>
      <w:tr w:rsidR="00597284" w:rsidRPr="00597284" w14:paraId="6C993176" w14:textId="77777777" w:rsidTr="000E78EE">
        <w:trPr>
          <w:jc w:val="center"/>
        </w:trPr>
        <w:tc>
          <w:tcPr>
            <w:tcW w:w="671" w:type="dxa"/>
          </w:tcPr>
          <w:p w14:paraId="7489B15C" w14:textId="739429E5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773" w:type="dxa"/>
          </w:tcPr>
          <w:p w14:paraId="616603F7" w14:textId="5B6E3144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gpio_scp1_config</w:t>
            </w:r>
          </w:p>
        </w:tc>
        <w:tc>
          <w:tcPr>
            <w:tcW w:w="1138" w:type="dxa"/>
          </w:tcPr>
          <w:p w14:paraId="21B30A27" w14:textId="218E6A2A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2A31471E" w14:textId="77777777" w:rsidTr="000E78EE">
        <w:trPr>
          <w:jc w:val="center"/>
        </w:trPr>
        <w:tc>
          <w:tcPr>
            <w:tcW w:w="671" w:type="dxa"/>
          </w:tcPr>
          <w:p w14:paraId="4C0B7E04" w14:textId="3434CCD0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773" w:type="dxa"/>
          </w:tcPr>
          <w:p w14:paraId="6FEE4CEC" w14:textId="72C60683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gpio_SCP1</w:t>
            </w:r>
          </w:p>
        </w:tc>
        <w:tc>
          <w:tcPr>
            <w:tcW w:w="1138" w:type="dxa"/>
          </w:tcPr>
          <w:p w14:paraId="2409E209" w14:textId="15DF773B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27D7390A" w14:textId="77777777" w:rsidTr="000E78EE">
        <w:trPr>
          <w:jc w:val="center"/>
        </w:trPr>
        <w:tc>
          <w:tcPr>
            <w:tcW w:w="671" w:type="dxa"/>
          </w:tcPr>
          <w:p w14:paraId="3F820731" w14:textId="1255BF3E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773" w:type="dxa"/>
          </w:tcPr>
          <w:p w14:paraId="7A5AAC9A" w14:textId="18A646FB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gpio_scp1</w:t>
            </w:r>
          </w:p>
        </w:tc>
        <w:tc>
          <w:tcPr>
            <w:tcW w:w="1138" w:type="dxa"/>
          </w:tcPr>
          <w:p w14:paraId="039C8CEE" w14:textId="6B69C41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25D01336" w14:textId="77777777" w:rsidTr="000E78EE">
        <w:trPr>
          <w:jc w:val="center"/>
        </w:trPr>
        <w:tc>
          <w:tcPr>
            <w:tcW w:w="671" w:type="dxa"/>
          </w:tcPr>
          <w:p w14:paraId="06B3FF6A" w14:textId="7E9676CD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773" w:type="dxa"/>
          </w:tcPr>
          <w:p w14:paraId="425A43A0" w14:textId="4B5FC15E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gpio_Scp1</w:t>
            </w:r>
          </w:p>
        </w:tc>
        <w:tc>
          <w:tcPr>
            <w:tcW w:w="1138" w:type="dxa"/>
          </w:tcPr>
          <w:p w14:paraId="1BE11ADB" w14:textId="53949A6B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4EB08B42" w14:textId="77777777" w:rsidTr="00592856">
        <w:trPr>
          <w:jc w:val="center"/>
        </w:trPr>
        <w:tc>
          <w:tcPr>
            <w:tcW w:w="671" w:type="dxa"/>
          </w:tcPr>
          <w:p w14:paraId="5B05DF50" w14:textId="77777777" w:rsidR="000E78EE" w:rsidRPr="00597284" w:rsidRDefault="000E78EE" w:rsidP="00592856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773" w:type="dxa"/>
          </w:tcPr>
          <w:p w14:paraId="0B54F1E2" w14:textId="5FFCC200" w:rsidR="000E78EE" w:rsidRPr="00597284" w:rsidRDefault="000E78EE" w:rsidP="00592856">
            <w:pPr>
              <w:rPr>
                <w:color w:val="FF0000"/>
              </w:rPr>
            </w:pPr>
            <w:r w:rsidRPr="00597284">
              <w:rPr>
                <w:color w:val="FF0000"/>
              </w:rPr>
              <w:t>gpio_scp2_config</w:t>
            </w:r>
          </w:p>
        </w:tc>
        <w:tc>
          <w:tcPr>
            <w:tcW w:w="1138" w:type="dxa"/>
          </w:tcPr>
          <w:p w14:paraId="54D01B34" w14:textId="77777777" w:rsidR="000E78EE" w:rsidRPr="00597284" w:rsidRDefault="000E78EE" w:rsidP="00592856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5B1B313B" w14:textId="77777777" w:rsidTr="00592856">
        <w:trPr>
          <w:jc w:val="center"/>
        </w:trPr>
        <w:tc>
          <w:tcPr>
            <w:tcW w:w="671" w:type="dxa"/>
          </w:tcPr>
          <w:p w14:paraId="65DB35FF" w14:textId="77777777" w:rsidR="000E78EE" w:rsidRPr="00597284" w:rsidRDefault="000E78EE" w:rsidP="00592856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773" w:type="dxa"/>
          </w:tcPr>
          <w:p w14:paraId="25B35B5E" w14:textId="122E7D91" w:rsidR="000E78EE" w:rsidRPr="00597284" w:rsidRDefault="000E78EE" w:rsidP="00592856">
            <w:pPr>
              <w:rPr>
                <w:color w:val="FF0000"/>
              </w:rPr>
            </w:pPr>
            <w:r w:rsidRPr="00597284">
              <w:rPr>
                <w:color w:val="FF0000"/>
              </w:rPr>
              <w:t>gpio_SCP2</w:t>
            </w:r>
          </w:p>
        </w:tc>
        <w:tc>
          <w:tcPr>
            <w:tcW w:w="1138" w:type="dxa"/>
          </w:tcPr>
          <w:p w14:paraId="6CC4F5EB" w14:textId="77777777" w:rsidR="000E78EE" w:rsidRPr="00597284" w:rsidRDefault="000E78EE" w:rsidP="00592856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12EA81C1" w14:textId="77777777" w:rsidTr="00592856">
        <w:trPr>
          <w:jc w:val="center"/>
        </w:trPr>
        <w:tc>
          <w:tcPr>
            <w:tcW w:w="671" w:type="dxa"/>
          </w:tcPr>
          <w:p w14:paraId="3D3C7DD3" w14:textId="77777777" w:rsidR="000E78EE" w:rsidRPr="00597284" w:rsidRDefault="000E78EE" w:rsidP="00592856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773" w:type="dxa"/>
          </w:tcPr>
          <w:p w14:paraId="54B3D5E0" w14:textId="714CA6D5" w:rsidR="000E78EE" w:rsidRPr="00597284" w:rsidRDefault="000E78EE" w:rsidP="00592856">
            <w:pPr>
              <w:rPr>
                <w:color w:val="FF0000"/>
              </w:rPr>
            </w:pPr>
            <w:r w:rsidRPr="00597284">
              <w:rPr>
                <w:color w:val="FF0000"/>
              </w:rPr>
              <w:t>gpio_scp2</w:t>
            </w:r>
          </w:p>
        </w:tc>
        <w:tc>
          <w:tcPr>
            <w:tcW w:w="1138" w:type="dxa"/>
          </w:tcPr>
          <w:p w14:paraId="1220E47E" w14:textId="77777777" w:rsidR="000E78EE" w:rsidRPr="00597284" w:rsidRDefault="000E78EE" w:rsidP="00592856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2180159D" w14:textId="77777777" w:rsidTr="00592856">
        <w:trPr>
          <w:jc w:val="center"/>
        </w:trPr>
        <w:tc>
          <w:tcPr>
            <w:tcW w:w="671" w:type="dxa"/>
          </w:tcPr>
          <w:p w14:paraId="498083A2" w14:textId="77777777" w:rsidR="000E78EE" w:rsidRPr="00597284" w:rsidRDefault="000E78EE" w:rsidP="00592856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773" w:type="dxa"/>
          </w:tcPr>
          <w:p w14:paraId="6246B25E" w14:textId="0B74967B" w:rsidR="000E78EE" w:rsidRPr="00597284" w:rsidRDefault="000E78EE" w:rsidP="00592856">
            <w:pPr>
              <w:rPr>
                <w:color w:val="FF0000"/>
              </w:rPr>
            </w:pPr>
            <w:r w:rsidRPr="00597284">
              <w:rPr>
                <w:color w:val="FF0000"/>
              </w:rPr>
              <w:t>gpio_Scp2</w:t>
            </w:r>
          </w:p>
        </w:tc>
        <w:tc>
          <w:tcPr>
            <w:tcW w:w="1138" w:type="dxa"/>
          </w:tcPr>
          <w:p w14:paraId="4D35BC27" w14:textId="77777777" w:rsidR="000E78EE" w:rsidRPr="00597284" w:rsidRDefault="000E78EE" w:rsidP="00592856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255DEECA" w14:textId="77777777" w:rsidTr="000E78EE">
        <w:trPr>
          <w:jc w:val="center"/>
        </w:trPr>
        <w:tc>
          <w:tcPr>
            <w:tcW w:w="671" w:type="dxa"/>
          </w:tcPr>
          <w:p w14:paraId="3A7DB551" w14:textId="54A132E7" w:rsidR="000E78EE" w:rsidRPr="00597284" w:rsidRDefault="000E78EE" w:rsidP="000E78EE">
            <w:pPr>
              <w:rPr>
                <w:color w:val="FF0000"/>
              </w:rPr>
            </w:pPr>
          </w:p>
        </w:tc>
        <w:tc>
          <w:tcPr>
            <w:tcW w:w="1773" w:type="dxa"/>
          </w:tcPr>
          <w:p w14:paraId="03A1AED5" w14:textId="00D709D7" w:rsidR="000E78EE" w:rsidRPr="00597284" w:rsidRDefault="000E78EE" w:rsidP="000E78EE">
            <w:pPr>
              <w:rPr>
                <w:color w:val="FF0000"/>
              </w:rPr>
            </w:pPr>
          </w:p>
        </w:tc>
        <w:tc>
          <w:tcPr>
            <w:tcW w:w="1138" w:type="dxa"/>
          </w:tcPr>
          <w:p w14:paraId="6CBCE304" w14:textId="61B1E625" w:rsidR="000E78EE" w:rsidRPr="00597284" w:rsidRDefault="000E78EE" w:rsidP="000E78EE">
            <w:pPr>
              <w:rPr>
                <w:color w:val="FF0000"/>
              </w:rPr>
            </w:pPr>
          </w:p>
        </w:tc>
      </w:tr>
      <w:tr w:rsidR="00597284" w:rsidRPr="00597284" w14:paraId="322DA0D2" w14:textId="77777777" w:rsidTr="000E78EE">
        <w:trPr>
          <w:jc w:val="center"/>
        </w:trPr>
        <w:tc>
          <w:tcPr>
            <w:tcW w:w="671" w:type="dxa"/>
          </w:tcPr>
          <w:p w14:paraId="6C32DF55" w14:textId="19E0B94F" w:rsidR="000E78EE" w:rsidRPr="00597284" w:rsidRDefault="000E78EE" w:rsidP="000E78EE">
            <w:pPr>
              <w:rPr>
                <w:color w:val="FF0000"/>
              </w:rPr>
            </w:pPr>
          </w:p>
        </w:tc>
        <w:tc>
          <w:tcPr>
            <w:tcW w:w="1773" w:type="dxa"/>
          </w:tcPr>
          <w:p w14:paraId="76AEAF5F" w14:textId="17E3D14A" w:rsidR="000E78EE" w:rsidRPr="00597284" w:rsidRDefault="000E78EE" w:rsidP="000E78EE">
            <w:pPr>
              <w:rPr>
                <w:color w:val="FF0000"/>
              </w:rPr>
            </w:pPr>
          </w:p>
        </w:tc>
        <w:tc>
          <w:tcPr>
            <w:tcW w:w="1138" w:type="dxa"/>
          </w:tcPr>
          <w:p w14:paraId="268AB424" w14:textId="09A84821" w:rsidR="000E78EE" w:rsidRPr="00597284" w:rsidRDefault="000E78EE" w:rsidP="000E78EE">
            <w:pPr>
              <w:rPr>
                <w:color w:val="FF0000"/>
              </w:rPr>
            </w:pPr>
          </w:p>
        </w:tc>
      </w:tr>
      <w:tr w:rsidR="00597284" w:rsidRPr="00597284" w14:paraId="7BCF8086" w14:textId="77777777" w:rsidTr="000E78EE">
        <w:trPr>
          <w:jc w:val="center"/>
        </w:trPr>
        <w:tc>
          <w:tcPr>
            <w:tcW w:w="671" w:type="dxa"/>
          </w:tcPr>
          <w:p w14:paraId="5728C063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773" w:type="dxa"/>
          </w:tcPr>
          <w:p w14:paraId="51697A25" w14:textId="091A5855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gpio_config</w:t>
            </w:r>
          </w:p>
        </w:tc>
        <w:tc>
          <w:tcPr>
            <w:tcW w:w="1138" w:type="dxa"/>
          </w:tcPr>
          <w:p w14:paraId="567FB1A9" w14:textId="23AA7AE4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0BFF8A51" w14:textId="77777777" w:rsidTr="000E78EE">
        <w:trPr>
          <w:jc w:val="center"/>
        </w:trPr>
        <w:tc>
          <w:tcPr>
            <w:tcW w:w="671" w:type="dxa"/>
          </w:tcPr>
          <w:p w14:paraId="6BCBBBD6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773" w:type="dxa"/>
          </w:tcPr>
          <w:p w14:paraId="01F1F7A8" w14:textId="713B249B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kxc_off</w:t>
            </w:r>
          </w:p>
        </w:tc>
        <w:tc>
          <w:tcPr>
            <w:tcW w:w="1138" w:type="dxa"/>
          </w:tcPr>
          <w:p w14:paraId="3AB6A5B3" w14:textId="468305B8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206EA306" w14:textId="77777777" w:rsidTr="000E78EE">
        <w:trPr>
          <w:jc w:val="center"/>
        </w:trPr>
        <w:tc>
          <w:tcPr>
            <w:tcW w:w="671" w:type="dxa"/>
          </w:tcPr>
          <w:p w14:paraId="6CB95F06" w14:textId="6683437A" w:rsidR="000E78EE" w:rsidRPr="00597284" w:rsidRDefault="000E78EE" w:rsidP="000E78EE">
            <w:pPr>
              <w:rPr>
                <w:color w:val="FF0000"/>
              </w:rPr>
            </w:pPr>
          </w:p>
        </w:tc>
        <w:tc>
          <w:tcPr>
            <w:tcW w:w="1773" w:type="dxa"/>
          </w:tcPr>
          <w:p w14:paraId="1E7F51DB" w14:textId="3903EC0B" w:rsidR="000E78EE" w:rsidRPr="00597284" w:rsidRDefault="000E78EE" w:rsidP="000E78EE">
            <w:pPr>
              <w:rPr>
                <w:color w:val="FF0000"/>
              </w:rPr>
            </w:pPr>
          </w:p>
        </w:tc>
        <w:tc>
          <w:tcPr>
            <w:tcW w:w="1138" w:type="dxa"/>
          </w:tcPr>
          <w:p w14:paraId="15740EF6" w14:textId="4F70E4BC" w:rsidR="000E78EE" w:rsidRPr="00597284" w:rsidRDefault="000E78EE" w:rsidP="000E78EE">
            <w:pPr>
              <w:rPr>
                <w:color w:val="FF0000"/>
              </w:rPr>
            </w:pPr>
          </w:p>
        </w:tc>
      </w:tr>
      <w:tr w:rsidR="00597284" w:rsidRPr="00597284" w14:paraId="3DB8BC76" w14:textId="77777777" w:rsidTr="000E78EE">
        <w:trPr>
          <w:jc w:val="center"/>
        </w:trPr>
        <w:tc>
          <w:tcPr>
            <w:tcW w:w="671" w:type="dxa"/>
          </w:tcPr>
          <w:p w14:paraId="6282969B" w14:textId="5772F8AF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773" w:type="dxa"/>
          </w:tcPr>
          <w:p w14:paraId="46D890F3" w14:textId="0491C525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leds_pisca</w:t>
            </w:r>
          </w:p>
        </w:tc>
        <w:tc>
          <w:tcPr>
            <w:tcW w:w="1138" w:type="dxa"/>
          </w:tcPr>
          <w:p w14:paraId="7D3D8F8B" w14:textId="54C5D08E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pisca)</w:t>
            </w:r>
          </w:p>
        </w:tc>
      </w:tr>
      <w:tr w:rsidR="00597284" w:rsidRPr="00597284" w14:paraId="04A4FE7A" w14:textId="77777777" w:rsidTr="000E78EE">
        <w:trPr>
          <w:jc w:val="center"/>
        </w:trPr>
        <w:tc>
          <w:tcPr>
            <w:tcW w:w="671" w:type="dxa"/>
          </w:tcPr>
          <w:p w14:paraId="1A311EAB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773" w:type="dxa"/>
          </w:tcPr>
          <w:p w14:paraId="69723F70" w14:textId="375BFF9D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led_AZ</w:t>
            </w:r>
          </w:p>
        </w:tc>
        <w:tc>
          <w:tcPr>
            <w:tcW w:w="1138" w:type="dxa"/>
          </w:tcPr>
          <w:p w14:paraId="5EF8AA2A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14A55F52" w14:textId="77777777" w:rsidTr="000E78EE">
        <w:trPr>
          <w:jc w:val="center"/>
        </w:trPr>
        <w:tc>
          <w:tcPr>
            <w:tcW w:w="671" w:type="dxa"/>
          </w:tcPr>
          <w:p w14:paraId="28EC1EC4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773" w:type="dxa"/>
          </w:tcPr>
          <w:p w14:paraId="056516F4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led_az</w:t>
            </w:r>
          </w:p>
        </w:tc>
        <w:tc>
          <w:tcPr>
            <w:tcW w:w="1138" w:type="dxa"/>
          </w:tcPr>
          <w:p w14:paraId="122E48A3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15767BB1" w14:textId="77777777" w:rsidTr="000E78EE">
        <w:trPr>
          <w:jc w:val="center"/>
        </w:trPr>
        <w:tc>
          <w:tcPr>
            <w:tcW w:w="671" w:type="dxa"/>
          </w:tcPr>
          <w:p w14:paraId="7322C32C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773" w:type="dxa"/>
          </w:tcPr>
          <w:p w14:paraId="17A653B1" w14:textId="5A6537D3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led_Az</w:t>
            </w:r>
          </w:p>
        </w:tc>
        <w:tc>
          <w:tcPr>
            <w:tcW w:w="1138" w:type="dxa"/>
          </w:tcPr>
          <w:p w14:paraId="62E56592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21157F7A" w14:textId="77777777" w:rsidTr="000E78EE">
        <w:trPr>
          <w:jc w:val="center"/>
        </w:trPr>
        <w:tc>
          <w:tcPr>
            <w:tcW w:w="671" w:type="dxa"/>
          </w:tcPr>
          <w:p w14:paraId="120B77B9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773" w:type="dxa"/>
          </w:tcPr>
          <w:p w14:paraId="5CFCBE29" w14:textId="4B0FF849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led_VM</w:t>
            </w:r>
          </w:p>
        </w:tc>
        <w:tc>
          <w:tcPr>
            <w:tcW w:w="1138" w:type="dxa"/>
          </w:tcPr>
          <w:p w14:paraId="67180F72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5DC5CB16" w14:textId="77777777" w:rsidTr="000E78EE">
        <w:trPr>
          <w:jc w:val="center"/>
        </w:trPr>
        <w:tc>
          <w:tcPr>
            <w:tcW w:w="671" w:type="dxa"/>
          </w:tcPr>
          <w:p w14:paraId="39322B98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773" w:type="dxa"/>
          </w:tcPr>
          <w:p w14:paraId="54BF3AF6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led_vm</w:t>
            </w:r>
          </w:p>
        </w:tc>
        <w:tc>
          <w:tcPr>
            <w:tcW w:w="1138" w:type="dxa"/>
          </w:tcPr>
          <w:p w14:paraId="4745D9EA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56F9C6AC" w14:textId="77777777" w:rsidTr="000E78EE">
        <w:trPr>
          <w:jc w:val="center"/>
        </w:trPr>
        <w:tc>
          <w:tcPr>
            <w:tcW w:w="671" w:type="dxa"/>
          </w:tcPr>
          <w:p w14:paraId="50C836D9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773" w:type="dxa"/>
          </w:tcPr>
          <w:p w14:paraId="2BED0045" w14:textId="71E46ED9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led_Vm</w:t>
            </w:r>
          </w:p>
        </w:tc>
        <w:tc>
          <w:tcPr>
            <w:tcW w:w="1138" w:type="dxa"/>
          </w:tcPr>
          <w:p w14:paraId="3E301DF3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1ABE1400" w14:textId="77777777" w:rsidTr="000E78EE">
        <w:trPr>
          <w:jc w:val="center"/>
        </w:trPr>
        <w:tc>
          <w:tcPr>
            <w:tcW w:w="671" w:type="dxa"/>
          </w:tcPr>
          <w:p w14:paraId="7F03EA51" w14:textId="55FA12DB" w:rsidR="000E78EE" w:rsidRPr="00597284" w:rsidRDefault="000E78EE" w:rsidP="000E78EE">
            <w:pPr>
              <w:rPr>
                <w:color w:val="FF0000"/>
              </w:rPr>
            </w:pPr>
          </w:p>
        </w:tc>
        <w:tc>
          <w:tcPr>
            <w:tcW w:w="1773" w:type="dxa"/>
          </w:tcPr>
          <w:p w14:paraId="544123AE" w14:textId="133E3EC0" w:rsidR="000E78EE" w:rsidRPr="00597284" w:rsidRDefault="000E78EE" w:rsidP="000E78EE">
            <w:pPr>
              <w:rPr>
                <w:color w:val="FF0000"/>
              </w:rPr>
            </w:pPr>
          </w:p>
        </w:tc>
        <w:tc>
          <w:tcPr>
            <w:tcW w:w="1138" w:type="dxa"/>
          </w:tcPr>
          <w:p w14:paraId="6202A699" w14:textId="0912045E" w:rsidR="000E78EE" w:rsidRPr="00597284" w:rsidRDefault="000E78EE" w:rsidP="000E78EE">
            <w:pPr>
              <w:rPr>
                <w:color w:val="FF0000"/>
              </w:rPr>
            </w:pPr>
          </w:p>
        </w:tc>
      </w:tr>
      <w:tr w:rsidR="00597284" w:rsidRPr="00597284" w14:paraId="62650195" w14:textId="77777777" w:rsidTr="000E78EE">
        <w:trPr>
          <w:jc w:val="center"/>
        </w:trPr>
        <w:tc>
          <w:tcPr>
            <w:tcW w:w="671" w:type="dxa"/>
          </w:tcPr>
          <w:p w14:paraId="09710C17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1773" w:type="dxa"/>
          </w:tcPr>
          <w:p w14:paraId="50E987AD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sw_mon</w:t>
            </w:r>
          </w:p>
        </w:tc>
        <w:tc>
          <w:tcPr>
            <w:tcW w:w="1138" w:type="dxa"/>
          </w:tcPr>
          <w:p w14:paraId="2A06CFF7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1D2D4421" w14:textId="77777777" w:rsidTr="000E78EE">
        <w:trPr>
          <w:jc w:val="center"/>
        </w:trPr>
        <w:tc>
          <w:tcPr>
            <w:tcW w:w="671" w:type="dxa"/>
          </w:tcPr>
          <w:p w14:paraId="6AF34941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1773" w:type="dxa"/>
          </w:tcPr>
          <w:p w14:paraId="124E3375" w14:textId="11E9122D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sw_estado</w:t>
            </w:r>
          </w:p>
        </w:tc>
        <w:tc>
          <w:tcPr>
            <w:tcW w:w="1138" w:type="dxa"/>
          </w:tcPr>
          <w:p w14:paraId="5D18D842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6840A9E9" w14:textId="77777777" w:rsidTr="000E78EE">
        <w:trPr>
          <w:jc w:val="center"/>
        </w:trPr>
        <w:tc>
          <w:tcPr>
            <w:tcW w:w="671" w:type="dxa"/>
          </w:tcPr>
          <w:p w14:paraId="4796B914" w14:textId="135A53DD" w:rsidR="000E78EE" w:rsidRPr="00597284" w:rsidRDefault="000E78EE" w:rsidP="000E78EE">
            <w:pPr>
              <w:rPr>
                <w:color w:val="FF0000"/>
              </w:rPr>
            </w:pPr>
          </w:p>
        </w:tc>
        <w:tc>
          <w:tcPr>
            <w:tcW w:w="1773" w:type="dxa"/>
          </w:tcPr>
          <w:p w14:paraId="7C470D94" w14:textId="45C4360C" w:rsidR="000E78EE" w:rsidRPr="00597284" w:rsidRDefault="000E78EE" w:rsidP="000E78EE">
            <w:pPr>
              <w:rPr>
                <w:color w:val="FF0000"/>
              </w:rPr>
            </w:pPr>
          </w:p>
        </w:tc>
        <w:tc>
          <w:tcPr>
            <w:tcW w:w="1138" w:type="dxa"/>
          </w:tcPr>
          <w:p w14:paraId="4CE0D463" w14:textId="13C34895" w:rsidR="000E78EE" w:rsidRPr="00597284" w:rsidRDefault="000E78EE" w:rsidP="000E78EE">
            <w:pPr>
              <w:rPr>
                <w:color w:val="FF0000"/>
              </w:rPr>
            </w:pPr>
          </w:p>
        </w:tc>
      </w:tr>
      <w:tr w:rsidR="00597284" w:rsidRPr="00597284" w14:paraId="1136E3DB" w14:textId="77777777" w:rsidTr="000E78EE">
        <w:trPr>
          <w:jc w:val="center"/>
        </w:trPr>
        <w:tc>
          <w:tcPr>
            <w:tcW w:w="671" w:type="dxa"/>
          </w:tcPr>
          <w:p w14:paraId="3B290761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773" w:type="dxa"/>
          </w:tcPr>
          <w:p w14:paraId="300CE23D" w14:textId="4DB676B0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motor_desce</w:t>
            </w:r>
          </w:p>
        </w:tc>
        <w:tc>
          <w:tcPr>
            <w:tcW w:w="1138" w:type="dxa"/>
          </w:tcPr>
          <w:p w14:paraId="79501B5E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4F4E4803" w14:textId="77777777" w:rsidTr="000E78EE">
        <w:trPr>
          <w:jc w:val="center"/>
        </w:trPr>
        <w:tc>
          <w:tcPr>
            <w:tcW w:w="671" w:type="dxa"/>
          </w:tcPr>
          <w:p w14:paraId="5EACF581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773" w:type="dxa"/>
          </w:tcPr>
          <w:p w14:paraId="2C534D4D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motor_sobe</w:t>
            </w:r>
          </w:p>
        </w:tc>
        <w:tc>
          <w:tcPr>
            <w:tcW w:w="1138" w:type="dxa"/>
          </w:tcPr>
          <w:p w14:paraId="12C94AFB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383D6DD6" w14:textId="77777777" w:rsidTr="000E78EE">
        <w:trPr>
          <w:jc w:val="center"/>
        </w:trPr>
        <w:tc>
          <w:tcPr>
            <w:tcW w:w="671" w:type="dxa"/>
          </w:tcPr>
          <w:p w14:paraId="092D8A36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773" w:type="dxa"/>
          </w:tcPr>
          <w:p w14:paraId="331BFB68" w14:textId="7AE84B50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motor_PARA</w:t>
            </w:r>
          </w:p>
        </w:tc>
        <w:tc>
          <w:tcPr>
            <w:tcW w:w="1138" w:type="dxa"/>
          </w:tcPr>
          <w:p w14:paraId="53888AB0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1546755D" w14:textId="77777777" w:rsidTr="000E78EE">
        <w:trPr>
          <w:jc w:val="center"/>
        </w:trPr>
        <w:tc>
          <w:tcPr>
            <w:tcW w:w="671" w:type="dxa"/>
          </w:tcPr>
          <w:p w14:paraId="1DC95858" w14:textId="48F415DA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773" w:type="dxa"/>
          </w:tcPr>
          <w:p w14:paraId="504EED47" w14:textId="3AC5811C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motor_para</w:t>
            </w:r>
          </w:p>
        </w:tc>
        <w:tc>
          <w:tcPr>
            <w:tcW w:w="1138" w:type="dxa"/>
          </w:tcPr>
          <w:p w14:paraId="7EF1974E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5A51E7A4" w14:textId="77777777" w:rsidTr="000E78EE">
        <w:trPr>
          <w:jc w:val="center"/>
        </w:trPr>
        <w:tc>
          <w:tcPr>
            <w:tcW w:w="671" w:type="dxa"/>
          </w:tcPr>
          <w:p w14:paraId="6D52C581" w14:textId="77777777" w:rsidR="000E78EE" w:rsidRPr="00597284" w:rsidRDefault="000E78EE" w:rsidP="000E78EE">
            <w:pPr>
              <w:rPr>
                <w:color w:val="FF0000"/>
              </w:rPr>
            </w:pPr>
          </w:p>
        </w:tc>
        <w:tc>
          <w:tcPr>
            <w:tcW w:w="1773" w:type="dxa"/>
          </w:tcPr>
          <w:p w14:paraId="1B6FCE64" w14:textId="77777777" w:rsidR="000E78EE" w:rsidRPr="00597284" w:rsidRDefault="000E78EE" w:rsidP="000E78EE">
            <w:pPr>
              <w:rPr>
                <w:color w:val="FF0000"/>
              </w:rPr>
            </w:pPr>
          </w:p>
        </w:tc>
        <w:tc>
          <w:tcPr>
            <w:tcW w:w="1138" w:type="dxa"/>
          </w:tcPr>
          <w:p w14:paraId="2B4D94CB" w14:textId="77777777" w:rsidR="000E78EE" w:rsidRPr="00597284" w:rsidRDefault="000E78EE" w:rsidP="000E78EE">
            <w:pPr>
              <w:rPr>
                <w:color w:val="FF0000"/>
              </w:rPr>
            </w:pPr>
          </w:p>
        </w:tc>
      </w:tr>
      <w:tr w:rsidR="00597284" w:rsidRPr="00597284" w14:paraId="0567AC1F" w14:textId="77777777" w:rsidTr="000E78EE">
        <w:trPr>
          <w:jc w:val="center"/>
        </w:trPr>
        <w:tc>
          <w:tcPr>
            <w:tcW w:w="671" w:type="dxa"/>
          </w:tcPr>
          <w:p w14:paraId="485B9651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773" w:type="dxa"/>
          </w:tcPr>
          <w:p w14:paraId="7CA28C7F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adc_config</w:t>
            </w:r>
          </w:p>
        </w:tc>
        <w:tc>
          <w:tcPr>
            <w:tcW w:w="1138" w:type="dxa"/>
          </w:tcPr>
          <w:p w14:paraId="02F4D3A2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4F5BF3DD" w14:textId="77777777" w:rsidTr="000E78EE">
        <w:trPr>
          <w:jc w:val="center"/>
        </w:trPr>
        <w:tc>
          <w:tcPr>
            <w:tcW w:w="671" w:type="dxa"/>
          </w:tcPr>
          <w:p w14:paraId="72AAFA8C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char</w:t>
            </w:r>
          </w:p>
        </w:tc>
        <w:tc>
          <w:tcPr>
            <w:tcW w:w="1773" w:type="dxa"/>
          </w:tcPr>
          <w:p w14:paraId="245AC3C6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adc_hall_1</w:t>
            </w:r>
          </w:p>
        </w:tc>
        <w:tc>
          <w:tcPr>
            <w:tcW w:w="1138" w:type="dxa"/>
          </w:tcPr>
          <w:p w14:paraId="49154098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(char *dt)</w:t>
            </w:r>
          </w:p>
        </w:tc>
      </w:tr>
      <w:tr w:rsidR="00597284" w:rsidRPr="00597284" w14:paraId="324C6201" w14:textId="77777777" w:rsidTr="000E78EE">
        <w:trPr>
          <w:jc w:val="center"/>
        </w:trPr>
        <w:tc>
          <w:tcPr>
            <w:tcW w:w="671" w:type="dxa"/>
          </w:tcPr>
          <w:p w14:paraId="13306BC0" w14:textId="6CE12F2E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char</w:t>
            </w:r>
          </w:p>
        </w:tc>
        <w:tc>
          <w:tcPr>
            <w:tcW w:w="1773" w:type="dxa"/>
          </w:tcPr>
          <w:p w14:paraId="43A2712D" w14:textId="4E5B2735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adc_hall_2</w:t>
            </w:r>
          </w:p>
        </w:tc>
        <w:tc>
          <w:tcPr>
            <w:tcW w:w="1138" w:type="dxa"/>
          </w:tcPr>
          <w:p w14:paraId="49DCAFAD" w14:textId="7183C4DA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(char *dt)</w:t>
            </w:r>
          </w:p>
        </w:tc>
      </w:tr>
      <w:tr w:rsidR="00597284" w:rsidRPr="00597284" w14:paraId="09F30C11" w14:textId="77777777" w:rsidTr="000E78EE">
        <w:trPr>
          <w:jc w:val="center"/>
        </w:trPr>
        <w:tc>
          <w:tcPr>
            <w:tcW w:w="671" w:type="dxa"/>
          </w:tcPr>
          <w:p w14:paraId="7B292BAA" w14:textId="793AE9F8" w:rsidR="000E78EE" w:rsidRPr="00597284" w:rsidRDefault="000E78EE" w:rsidP="000E78EE">
            <w:pPr>
              <w:rPr>
                <w:color w:val="FF0000"/>
              </w:rPr>
            </w:pPr>
          </w:p>
        </w:tc>
        <w:tc>
          <w:tcPr>
            <w:tcW w:w="1773" w:type="dxa"/>
          </w:tcPr>
          <w:p w14:paraId="757D0181" w14:textId="64786155" w:rsidR="000E78EE" w:rsidRPr="00597284" w:rsidRDefault="000E78EE" w:rsidP="000E78EE">
            <w:pPr>
              <w:rPr>
                <w:color w:val="FF0000"/>
              </w:rPr>
            </w:pPr>
          </w:p>
        </w:tc>
        <w:tc>
          <w:tcPr>
            <w:tcW w:w="1138" w:type="dxa"/>
          </w:tcPr>
          <w:p w14:paraId="57AFAFAB" w14:textId="4C228C97" w:rsidR="000E78EE" w:rsidRPr="00597284" w:rsidRDefault="000E78EE" w:rsidP="000E78EE">
            <w:pPr>
              <w:rPr>
                <w:color w:val="FF0000"/>
              </w:rPr>
            </w:pPr>
          </w:p>
        </w:tc>
      </w:tr>
      <w:tr w:rsidR="00597284" w:rsidRPr="00597284" w14:paraId="60A40B6A" w14:textId="77777777" w:rsidTr="000E78EE">
        <w:trPr>
          <w:jc w:val="center"/>
        </w:trPr>
        <w:tc>
          <w:tcPr>
            <w:tcW w:w="671" w:type="dxa"/>
          </w:tcPr>
          <w:p w14:paraId="4B112529" w14:textId="48C8E449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773" w:type="dxa"/>
          </w:tcPr>
          <w:p w14:paraId="6BCB6E75" w14:textId="482D139D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vib_on</w:t>
            </w:r>
          </w:p>
        </w:tc>
        <w:tc>
          <w:tcPr>
            <w:tcW w:w="1138" w:type="dxa"/>
          </w:tcPr>
          <w:p w14:paraId="7659732A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0E78EE" w:rsidRPr="00597284" w14:paraId="469B6B3F" w14:textId="77777777" w:rsidTr="000E78EE">
        <w:trPr>
          <w:jc w:val="center"/>
        </w:trPr>
        <w:tc>
          <w:tcPr>
            <w:tcW w:w="671" w:type="dxa"/>
          </w:tcPr>
          <w:p w14:paraId="7D73ED1E" w14:textId="15A414C9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773" w:type="dxa"/>
          </w:tcPr>
          <w:p w14:paraId="635CA476" w14:textId="7C468B71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vib_off</w:t>
            </w:r>
          </w:p>
        </w:tc>
        <w:tc>
          <w:tcPr>
            <w:tcW w:w="1138" w:type="dxa"/>
          </w:tcPr>
          <w:p w14:paraId="741E39C7" w14:textId="77777777" w:rsidR="000E78EE" w:rsidRPr="00597284" w:rsidRDefault="000E78EE" w:rsidP="000E78EE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</w:tbl>
    <w:p w14:paraId="536E35B7" w14:textId="014E5643" w:rsidR="002927AD" w:rsidRPr="00597284" w:rsidRDefault="002927AD" w:rsidP="002927AD">
      <w:pPr>
        <w:spacing w:after="0"/>
        <w:rPr>
          <w:color w:val="FF0000"/>
        </w:rPr>
      </w:pPr>
    </w:p>
    <w:p w14:paraId="354FF3E0" w14:textId="4A9340D0" w:rsidR="00BD1688" w:rsidRPr="00597284" w:rsidRDefault="00BD1688" w:rsidP="002927AD">
      <w:pPr>
        <w:spacing w:after="0"/>
        <w:rPr>
          <w:color w:val="FF0000"/>
        </w:rPr>
      </w:pPr>
    </w:p>
    <w:p w14:paraId="0E2A5B0F" w14:textId="09F40CB8" w:rsidR="00BD1688" w:rsidRPr="00597284" w:rsidRDefault="00BD1688" w:rsidP="002927AD">
      <w:pPr>
        <w:spacing w:after="0"/>
        <w:rPr>
          <w:color w:val="FF0000"/>
        </w:rPr>
      </w:pPr>
    </w:p>
    <w:p w14:paraId="2A820E39" w14:textId="48717ACE" w:rsidR="0084300F" w:rsidRPr="00597284" w:rsidRDefault="0084300F" w:rsidP="0084300F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gpio_scp1_config</w:t>
      </w:r>
      <w:r w:rsidRPr="00597284">
        <w:rPr>
          <w:color w:val="FF0000"/>
          <w:lang w:val="en-US"/>
        </w:rPr>
        <w:t xml:space="preserve"> (void)</w:t>
      </w:r>
    </w:p>
    <w:p w14:paraId="5B81D195" w14:textId="23490829" w:rsidR="0084300F" w:rsidRPr="00597284" w:rsidRDefault="0084300F" w:rsidP="0084300F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gpio_scp1</w:t>
      </w:r>
      <w:r w:rsidRPr="00597284">
        <w:rPr>
          <w:color w:val="FF0000"/>
          <w:lang w:val="en-US"/>
        </w:rPr>
        <w:t xml:space="preserve"> (void)</w:t>
      </w:r>
      <w:r w:rsidRPr="00597284">
        <w:rPr>
          <w:color w:val="FF0000"/>
          <w:lang w:val="en-US"/>
        </w:rPr>
        <w:tab/>
      </w:r>
      <w:r w:rsidRPr="00597284">
        <w:rPr>
          <w:color w:val="FF0000"/>
          <w:lang w:val="en-US"/>
        </w:rPr>
        <w:tab/>
        <w:t>scp1=0</w:t>
      </w:r>
    </w:p>
    <w:p w14:paraId="14032F20" w14:textId="3DB90CFA" w:rsidR="0084300F" w:rsidRPr="00597284" w:rsidRDefault="0084300F" w:rsidP="0084300F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gpio_SCP1</w:t>
      </w:r>
      <w:r w:rsidRPr="00597284">
        <w:rPr>
          <w:color w:val="FF0000"/>
          <w:lang w:val="en-US"/>
        </w:rPr>
        <w:t xml:space="preserve"> (void)</w:t>
      </w:r>
      <w:r w:rsidRPr="00597284">
        <w:rPr>
          <w:color w:val="FF0000"/>
          <w:lang w:val="en-US"/>
        </w:rPr>
        <w:tab/>
      </w:r>
      <w:r w:rsidRPr="00597284">
        <w:rPr>
          <w:color w:val="FF0000"/>
          <w:lang w:val="en-US"/>
        </w:rPr>
        <w:tab/>
        <w:t>scp1=1</w:t>
      </w:r>
    </w:p>
    <w:p w14:paraId="44810EDF" w14:textId="647A5DFB" w:rsidR="0084300F" w:rsidRPr="00597284" w:rsidRDefault="0084300F" w:rsidP="0084300F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gpio_Scp1</w:t>
      </w:r>
      <w:r w:rsidRPr="00597284">
        <w:rPr>
          <w:color w:val="FF0000"/>
          <w:lang w:val="en-US"/>
        </w:rPr>
        <w:t xml:space="preserve"> (void)</w:t>
      </w:r>
      <w:r w:rsidRPr="00597284">
        <w:rPr>
          <w:color w:val="FF0000"/>
          <w:lang w:val="en-US"/>
        </w:rPr>
        <w:tab/>
      </w:r>
      <w:r w:rsidRPr="00597284">
        <w:rPr>
          <w:color w:val="FF0000"/>
          <w:lang w:val="en-US"/>
        </w:rPr>
        <w:tab/>
        <w:t>scp1 invertido</w:t>
      </w:r>
    </w:p>
    <w:p w14:paraId="1BC849D0" w14:textId="6D4ACE01" w:rsidR="0084300F" w:rsidRPr="00597284" w:rsidRDefault="0084300F" w:rsidP="0084300F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Usa C2=SW=D4(PD4)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chave SW para de funcionar. É lento por causa do capacitor (</w:t>
      </w:r>
      <w:r w:rsidR="003A2F91" w:rsidRPr="00597284">
        <w:rPr>
          <w:color w:val="FF0000"/>
        </w:rPr>
        <w:t xml:space="preserve">transição = </w:t>
      </w:r>
      <w:r w:rsidRPr="00597284">
        <w:rPr>
          <w:color w:val="FF0000"/>
        </w:rPr>
        <w:t>10 useg).</w:t>
      </w:r>
    </w:p>
    <w:p w14:paraId="3032BC5E" w14:textId="5515F117" w:rsidR="00BD1688" w:rsidRPr="00597284" w:rsidRDefault="00BD1688" w:rsidP="002927AD">
      <w:pPr>
        <w:spacing w:after="0"/>
        <w:rPr>
          <w:color w:val="FF0000"/>
        </w:rPr>
      </w:pPr>
    </w:p>
    <w:p w14:paraId="2B46E6A6" w14:textId="1AFD4BE8" w:rsidR="0084300F" w:rsidRPr="00597284" w:rsidRDefault="0084300F" w:rsidP="0084300F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gpio_scp2_config</w:t>
      </w:r>
      <w:r w:rsidRPr="00597284">
        <w:rPr>
          <w:color w:val="FF0000"/>
          <w:lang w:val="en-US"/>
        </w:rPr>
        <w:t xml:space="preserve"> (void)</w:t>
      </w:r>
    </w:p>
    <w:p w14:paraId="5A0B34A9" w14:textId="2FA40761" w:rsidR="0084300F" w:rsidRPr="00597284" w:rsidRDefault="0084300F" w:rsidP="0084300F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gpio_scp2</w:t>
      </w:r>
      <w:r w:rsidRPr="00597284">
        <w:rPr>
          <w:color w:val="FF0000"/>
          <w:lang w:val="en-US"/>
        </w:rPr>
        <w:t xml:space="preserve"> (void)</w:t>
      </w:r>
      <w:r w:rsidRPr="00597284">
        <w:rPr>
          <w:color w:val="FF0000"/>
          <w:lang w:val="en-US"/>
        </w:rPr>
        <w:tab/>
      </w:r>
      <w:r w:rsidRPr="00597284">
        <w:rPr>
          <w:color w:val="FF0000"/>
          <w:lang w:val="en-US"/>
        </w:rPr>
        <w:tab/>
        <w:t>scp1=0</w:t>
      </w:r>
    </w:p>
    <w:p w14:paraId="7AF026BC" w14:textId="3D3C4E5E" w:rsidR="0084300F" w:rsidRPr="00597284" w:rsidRDefault="0084300F" w:rsidP="0084300F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gpio_SCP2</w:t>
      </w:r>
      <w:r w:rsidRPr="00597284">
        <w:rPr>
          <w:color w:val="FF0000"/>
          <w:lang w:val="en-US"/>
        </w:rPr>
        <w:t xml:space="preserve"> (void)</w:t>
      </w:r>
      <w:r w:rsidRPr="00597284">
        <w:rPr>
          <w:color w:val="FF0000"/>
          <w:lang w:val="en-US"/>
        </w:rPr>
        <w:tab/>
      </w:r>
      <w:r w:rsidRPr="00597284">
        <w:rPr>
          <w:color w:val="FF0000"/>
          <w:lang w:val="en-US"/>
        </w:rPr>
        <w:tab/>
        <w:t>scp1=1</w:t>
      </w:r>
    </w:p>
    <w:p w14:paraId="6A0AF75A" w14:textId="3BE9B4AC" w:rsidR="0084300F" w:rsidRPr="00597284" w:rsidRDefault="0084300F" w:rsidP="0084300F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gpio_Scp2</w:t>
      </w:r>
      <w:r w:rsidRPr="00597284">
        <w:rPr>
          <w:color w:val="FF0000"/>
          <w:lang w:val="en-US"/>
        </w:rPr>
        <w:t xml:space="preserve"> (void)</w:t>
      </w:r>
      <w:r w:rsidRPr="00597284">
        <w:rPr>
          <w:color w:val="FF0000"/>
          <w:lang w:val="en-US"/>
        </w:rPr>
        <w:tab/>
      </w:r>
      <w:r w:rsidRPr="00597284">
        <w:rPr>
          <w:color w:val="FF0000"/>
          <w:lang w:val="en-US"/>
        </w:rPr>
        <w:tab/>
        <w:t>scp1 invertido</w:t>
      </w:r>
    </w:p>
    <w:p w14:paraId="41C017AE" w14:textId="0F8383D3" w:rsidR="0084300F" w:rsidRPr="00597284" w:rsidRDefault="0084300F" w:rsidP="0084300F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Usa RC=CE-WQ=D8(PB0)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Memo Flash para de funcionar. É rápido</w:t>
      </w:r>
      <w:r w:rsidR="003A2F91" w:rsidRPr="00597284">
        <w:rPr>
          <w:color w:val="FF0000"/>
        </w:rPr>
        <w:t xml:space="preserve"> (transição = 3 useg)</w:t>
      </w:r>
      <w:r w:rsidRPr="00597284">
        <w:rPr>
          <w:color w:val="FF0000"/>
        </w:rPr>
        <w:t>.</w:t>
      </w:r>
    </w:p>
    <w:p w14:paraId="01593BD7" w14:textId="77777777" w:rsidR="0084300F" w:rsidRPr="00597284" w:rsidRDefault="0084300F" w:rsidP="0084300F">
      <w:pPr>
        <w:spacing w:after="0"/>
        <w:rPr>
          <w:color w:val="FF0000"/>
        </w:rPr>
      </w:pPr>
    </w:p>
    <w:p w14:paraId="45CED825" w14:textId="77777777" w:rsidR="0084300F" w:rsidRPr="00597284" w:rsidRDefault="0084300F" w:rsidP="002927AD">
      <w:pPr>
        <w:spacing w:after="0"/>
        <w:rPr>
          <w:color w:val="FF0000"/>
        </w:rPr>
      </w:pPr>
    </w:p>
    <w:p w14:paraId="5CBAF290" w14:textId="5A1A4BEB" w:rsidR="00AA3946" w:rsidRPr="00597284" w:rsidRDefault="00AA3946" w:rsidP="00AA3946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gpio_config</w:t>
      </w:r>
      <w:r w:rsidRPr="00597284">
        <w:rPr>
          <w:color w:val="FF0000"/>
          <w:lang w:val="en-US"/>
        </w:rPr>
        <w:t xml:space="preserve"> (void)</w:t>
      </w:r>
    </w:p>
    <w:p w14:paraId="25F9C521" w14:textId="17444CAD" w:rsidR="00AA3946" w:rsidRPr="00597284" w:rsidRDefault="00AA3946" w:rsidP="00AA3946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Configurar todos o GPIO</w:t>
      </w:r>
      <w:r w:rsidR="002039FD" w:rsidRPr="00597284">
        <w:rPr>
          <w:color w:val="FF0000"/>
        </w:rPr>
        <w:t xml:space="preserve"> e coloca as saídas nos valores como os definidos na </w:t>
      </w:r>
      <w:r w:rsidRPr="00597284">
        <w:rPr>
          <w:color w:val="FF0000"/>
        </w:rPr>
        <w:t>tabela no início deste tópico.</w:t>
      </w:r>
    </w:p>
    <w:p w14:paraId="59113A8F" w14:textId="27207014" w:rsidR="00AA3946" w:rsidRPr="00597284" w:rsidRDefault="00AA3946" w:rsidP="00AA3946">
      <w:pPr>
        <w:pStyle w:val="PargrafodaLista"/>
        <w:spacing w:after="0"/>
        <w:rPr>
          <w:color w:val="FF0000"/>
        </w:rPr>
      </w:pPr>
    </w:p>
    <w:p w14:paraId="034DB836" w14:textId="5B4DBBB8" w:rsidR="002039FD" w:rsidRPr="00597284" w:rsidRDefault="002039FD" w:rsidP="002039FD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kxc_off</w:t>
      </w:r>
      <w:r w:rsidRPr="00597284">
        <w:rPr>
          <w:color w:val="FF0000"/>
          <w:lang w:val="en-US"/>
        </w:rPr>
        <w:t xml:space="preserve"> (void)</w:t>
      </w:r>
    </w:p>
    <w:p w14:paraId="7AC4B51C" w14:textId="393235E2" w:rsidR="002039FD" w:rsidRPr="00597284" w:rsidRDefault="002039FD" w:rsidP="002039FD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Desligar o Cachacinha. Faz G2=0. Corta a energia pelo transistor Q2.</w:t>
      </w:r>
    </w:p>
    <w:p w14:paraId="22787C85" w14:textId="77777777" w:rsidR="002039FD" w:rsidRPr="00597284" w:rsidRDefault="002039FD" w:rsidP="00AA3946">
      <w:pPr>
        <w:pStyle w:val="PargrafodaLista"/>
        <w:spacing w:after="0"/>
        <w:rPr>
          <w:color w:val="FF0000"/>
        </w:rPr>
      </w:pPr>
    </w:p>
    <w:p w14:paraId="60D87CA9" w14:textId="752511DF" w:rsidR="00AA3946" w:rsidRPr="00597284" w:rsidRDefault="00AA3946" w:rsidP="00AA3946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leds_pisca</w:t>
      </w:r>
      <w:r w:rsidRPr="00597284">
        <w:rPr>
          <w:color w:val="FF0000"/>
          <w:lang w:val="en-US"/>
        </w:rPr>
        <w:t xml:space="preserve"> (void)</w:t>
      </w:r>
    </w:p>
    <w:p w14:paraId="58BD3F5B" w14:textId="05611BD1" w:rsidR="00AA3946" w:rsidRPr="00597284" w:rsidRDefault="00AA3946" w:rsidP="00AA3946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Programa um padrão de pisca-pisca para os leds. Ver no tópico do timer.</w:t>
      </w:r>
    </w:p>
    <w:p w14:paraId="7974E448" w14:textId="62C99CF0" w:rsidR="00AA3946" w:rsidRPr="00597284" w:rsidRDefault="00AA3946" w:rsidP="00AA3946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Temos PISCA_1, PISCA_2, etc.</w:t>
      </w:r>
    </w:p>
    <w:p w14:paraId="474FCC3A" w14:textId="6B96808C" w:rsidR="00AA3946" w:rsidRPr="00597284" w:rsidRDefault="00AA3946" w:rsidP="00AA3946">
      <w:pPr>
        <w:pStyle w:val="PargrafodaLista"/>
        <w:spacing w:after="0"/>
        <w:rPr>
          <w:color w:val="FF0000"/>
        </w:rPr>
      </w:pPr>
    </w:p>
    <w:p w14:paraId="1371534F" w14:textId="7658969D" w:rsidR="00AA3946" w:rsidRPr="00597284" w:rsidRDefault="00AA3946" w:rsidP="00AA3946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led_AZ</w:t>
      </w:r>
      <w:r w:rsidRPr="00597284">
        <w:rPr>
          <w:color w:val="FF0000"/>
          <w:lang w:val="en-US"/>
        </w:rPr>
        <w:t xml:space="preserve"> (void)</w:t>
      </w:r>
    </w:p>
    <w:p w14:paraId="7C72C92C" w14:textId="3A9657EB" w:rsidR="00AA3946" w:rsidRPr="00597284" w:rsidRDefault="00AA3946" w:rsidP="00AA3946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Acende o led Azul. Programa o vetor led_az_vet[i]=</w:t>
      </w:r>
      <w:r w:rsidR="00A628E5" w:rsidRPr="00597284">
        <w:rPr>
          <w:color w:val="FF0000"/>
        </w:rPr>
        <w:t>1</w:t>
      </w:r>
      <w:r w:rsidRPr="00597284">
        <w:rPr>
          <w:color w:val="FF0000"/>
        </w:rPr>
        <w:t>;</w:t>
      </w:r>
    </w:p>
    <w:p w14:paraId="4621825B" w14:textId="230E897B" w:rsidR="00AA3946" w:rsidRPr="00597284" w:rsidRDefault="00AA3946" w:rsidP="00AA3946">
      <w:pPr>
        <w:pStyle w:val="PargrafodaLista"/>
        <w:spacing w:after="0"/>
        <w:rPr>
          <w:color w:val="FF0000"/>
        </w:rPr>
      </w:pPr>
    </w:p>
    <w:p w14:paraId="10C595FD" w14:textId="7255B6AB" w:rsidR="002039FD" w:rsidRPr="00597284" w:rsidRDefault="002039FD" w:rsidP="002039FD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led_az</w:t>
      </w:r>
      <w:r w:rsidRPr="00597284">
        <w:rPr>
          <w:color w:val="FF0000"/>
          <w:lang w:val="en-US"/>
        </w:rPr>
        <w:t xml:space="preserve"> (void)</w:t>
      </w:r>
    </w:p>
    <w:p w14:paraId="0717B64C" w14:textId="61D8C925" w:rsidR="002039FD" w:rsidRPr="00597284" w:rsidRDefault="00A628E5" w:rsidP="002039FD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Apaga</w:t>
      </w:r>
      <w:r w:rsidR="002039FD" w:rsidRPr="00597284">
        <w:rPr>
          <w:color w:val="FF0000"/>
        </w:rPr>
        <w:t xml:space="preserve"> o led Azul. Programa o vetor led_az_vet[i]=0;</w:t>
      </w:r>
    </w:p>
    <w:p w14:paraId="7FBD0068" w14:textId="77777777" w:rsidR="002039FD" w:rsidRPr="00597284" w:rsidRDefault="002039FD" w:rsidP="00AA3946">
      <w:pPr>
        <w:pStyle w:val="PargrafodaLista"/>
        <w:spacing w:after="0"/>
        <w:rPr>
          <w:color w:val="FF0000"/>
        </w:rPr>
      </w:pPr>
    </w:p>
    <w:p w14:paraId="6CDF4889" w14:textId="6A4D74D6" w:rsidR="00A628E5" w:rsidRPr="00597284" w:rsidRDefault="00A628E5" w:rsidP="00A628E5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led_Az</w:t>
      </w:r>
      <w:r w:rsidRPr="00597284">
        <w:rPr>
          <w:color w:val="FF0000"/>
          <w:lang w:val="en-US"/>
        </w:rPr>
        <w:t xml:space="preserve"> (void)</w:t>
      </w:r>
    </w:p>
    <w:p w14:paraId="4CEEACD3" w14:textId="5ADA959F" w:rsidR="00A628E5" w:rsidRPr="00597284" w:rsidRDefault="00A628E5" w:rsidP="00A628E5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Inverte o estado do led Azul. Programa o vetor led_az_vet[i]=^1;</w:t>
      </w:r>
    </w:p>
    <w:p w14:paraId="0A16479A" w14:textId="77777777" w:rsidR="00A628E5" w:rsidRPr="00597284" w:rsidRDefault="00A628E5" w:rsidP="00A628E5">
      <w:pPr>
        <w:pStyle w:val="PargrafodaLista"/>
        <w:spacing w:after="0"/>
        <w:rPr>
          <w:color w:val="FF0000"/>
        </w:rPr>
      </w:pPr>
    </w:p>
    <w:p w14:paraId="13C5A651" w14:textId="54EE7F57" w:rsidR="00A628E5" w:rsidRPr="00597284" w:rsidRDefault="00A628E5" w:rsidP="00A628E5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led_VM</w:t>
      </w:r>
      <w:r w:rsidRPr="00597284">
        <w:rPr>
          <w:color w:val="FF0000"/>
          <w:lang w:val="en-US"/>
        </w:rPr>
        <w:t xml:space="preserve"> (void)</w:t>
      </w:r>
    </w:p>
    <w:p w14:paraId="208A3893" w14:textId="76725D8A" w:rsidR="00A628E5" w:rsidRPr="00597284" w:rsidRDefault="00A628E5" w:rsidP="00A628E5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Acende o led Vermelho. Programa o vetor led_vm_vet[i]=1;</w:t>
      </w:r>
    </w:p>
    <w:p w14:paraId="71A911A4" w14:textId="77777777" w:rsidR="00A628E5" w:rsidRPr="00597284" w:rsidRDefault="00A628E5" w:rsidP="00A628E5">
      <w:pPr>
        <w:pStyle w:val="PargrafodaLista"/>
        <w:spacing w:after="0"/>
        <w:rPr>
          <w:color w:val="FF0000"/>
        </w:rPr>
      </w:pPr>
    </w:p>
    <w:p w14:paraId="7E16A58A" w14:textId="591C6F25" w:rsidR="00A628E5" w:rsidRPr="00597284" w:rsidRDefault="00A628E5" w:rsidP="00A628E5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led_vm</w:t>
      </w:r>
      <w:r w:rsidRPr="00597284">
        <w:rPr>
          <w:color w:val="FF0000"/>
          <w:lang w:val="en-US"/>
        </w:rPr>
        <w:t xml:space="preserve"> (void)</w:t>
      </w:r>
    </w:p>
    <w:p w14:paraId="45D9A960" w14:textId="0E05FC7D" w:rsidR="00A628E5" w:rsidRPr="00597284" w:rsidRDefault="00A628E5" w:rsidP="00A628E5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Apaga o led Vermelho. Programa o vetor led_vm_vet[i]=0;</w:t>
      </w:r>
    </w:p>
    <w:p w14:paraId="4A43A6A9" w14:textId="77777777" w:rsidR="00A628E5" w:rsidRPr="00597284" w:rsidRDefault="00A628E5" w:rsidP="00A628E5">
      <w:pPr>
        <w:pStyle w:val="PargrafodaLista"/>
        <w:spacing w:after="0"/>
        <w:rPr>
          <w:color w:val="FF0000"/>
        </w:rPr>
      </w:pPr>
    </w:p>
    <w:p w14:paraId="205D729E" w14:textId="2FBA254E" w:rsidR="00A628E5" w:rsidRPr="00597284" w:rsidRDefault="00A628E5" w:rsidP="00A628E5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led_Vm</w:t>
      </w:r>
      <w:r w:rsidRPr="00597284">
        <w:rPr>
          <w:color w:val="FF0000"/>
          <w:lang w:val="en-US"/>
        </w:rPr>
        <w:t xml:space="preserve"> (void)</w:t>
      </w:r>
    </w:p>
    <w:p w14:paraId="3C02ED57" w14:textId="6EE18C58" w:rsidR="00A628E5" w:rsidRPr="00597284" w:rsidRDefault="00A628E5" w:rsidP="00A628E5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Inverte o estado do led Vermelho. Programa o vetor led_vm_vet[i]=^1;</w:t>
      </w:r>
    </w:p>
    <w:p w14:paraId="5758098E" w14:textId="77777777" w:rsidR="00A628E5" w:rsidRPr="00597284" w:rsidRDefault="00A628E5" w:rsidP="00A628E5">
      <w:pPr>
        <w:pStyle w:val="PargrafodaLista"/>
        <w:spacing w:after="0"/>
        <w:rPr>
          <w:color w:val="FF0000"/>
        </w:rPr>
      </w:pPr>
    </w:p>
    <w:p w14:paraId="0CFD53B6" w14:textId="06841FE2" w:rsidR="002C168F" w:rsidRPr="00597284" w:rsidRDefault="002C168F" w:rsidP="002C168F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sw_mon</w:t>
      </w:r>
      <w:r w:rsidRPr="00597284">
        <w:rPr>
          <w:color w:val="FF0000"/>
          <w:lang w:val="en-US"/>
        </w:rPr>
        <w:t xml:space="preserve"> (void)</w:t>
      </w:r>
    </w:p>
    <w:p w14:paraId="34BABB04" w14:textId="2B7B9052" w:rsidR="002C168F" w:rsidRPr="00597284" w:rsidRDefault="002C168F" w:rsidP="002C168F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Monitorar acionamento de SW. Retorna</w:t>
      </w:r>
    </w:p>
    <w:p w14:paraId="199334F6" w14:textId="77777777" w:rsidR="002C168F" w:rsidRPr="00597284" w:rsidRDefault="002C168F" w:rsidP="002C168F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TRUE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Passou de Aberta para Fechada.</w:t>
      </w:r>
    </w:p>
    <w:p w14:paraId="340D02AB" w14:textId="77777777" w:rsidR="002C168F" w:rsidRPr="00597284" w:rsidRDefault="002C168F" w:rsidP="002C168F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FALSE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Demais casos.</w:t>
      </w:r>
    </w:p>
    <w:p w14:paraId="60BA36F4" w14:textId="77777777" w:rsidR="002C168F" w:rsidRPr="00597284" w:rsidRDefault="002C168F" w:rsidP="002C168F">
      <w:pPr>
        <w:pStyle w:val="PargrafodaLista"/>
        <w:spacing w:after="0"/>
        <w:rPr>
          <w:color w:val="FF0000"/>
        </w:rPr>
      </w:pPr>
    </w:p>
    <w:p w14:paraId="62DB0661" w14:textId="5BB1D024" w:rsidR="002C168F" w:rsidRPr="00597284" w:rsidRDefault="002C168F" w:rsidP="002C168F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sw_estado</w:t>
      </w:r>
      <w:r w:rsidRPr="00597284">
        <w:rPr>
          <w:color w:val="FF0000"/>
          <w:lang w:val="en-US"/>
        </w:rPr>
        <w:t xml:space="preserve"> (void)</w:t>
      </w:r>
    </w:p>
    <w:p w14:paraId="0790ABFB" w14:textId="45671FEA" w:rsidR="002C168F" w:rsidRPr="00597284" w:rsidRDefault="002C168F" w:rsidP="002C168F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estado atual da chave. Retorna ABERTA ou FECHADA</w:t>
      </w:r>
    </w:p>
    <w:p w14:paraId="22C14DD6" w14:textId="3C31F282" w:rsidR="002C168F" w:rsidRPr="00597284" w:rsidRDefault="002C168F" w:rsidP="002C168F">
      <w:pPr>
        <w:pStyle w:val="PargrafodaLista"/>
        <w:spacing w:after="0"/>
        <w:rPr>
          <w:color w:val="FF0000"/>
        </w:rPr>
      </w:pPr>
    </w:p>
    <w:p w14:paraId="74B1B0CF" w14:textId="77777777" w:rsidR="00FC4EA2" w:rsidRPr="00597284" w:rsidRDefault="00FC4EA2" w:rsidP="00FC4EA2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motor_desce</w:t>
      </w:r>
      <w:r w:rsidRPr="00597284">
        <w:rPr>
          <w:color w:val="FF0000"/>
          <w:lang w:val="en-US"/>
        </w:rPr>
        <w:t>(void)</w:t>
      </w:r>
    </w:p>
    <w:p w14:paraId="5FD8E8A9" w14:textId="07293308" w:rsidR="00FC4EA2" w:rsidRPr="00597284" w:rsidRDefault="00FC4EA2" w:rsidP="00FC4EA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Ligar motor de forma que mesa se aproxime do corpo do motor. Faz MT0=1 e MT1=0 </w:t>
      </w:r>
    </w:p>
    <w:p w14:paraId="6331485B" w14:textId="532932A2" w:rsidR="00FC4EA2" w:rsidRPr="00597284" w:rsidRDefault="00FC4EA2" w:rsidP="002C168F">
      <w:pPr>
        <w:pStyle w:val="PargrafodaLista"/>
        <w:spacing w:after="0"/>
        <w:rPr>
          <w:color w:val="FF0000"/>
        </w:rPr>
      </w:pPr>
    </w:p>
    <w:p w14:paraId="7FA30314" w14:textId="77777777" w:rsidR="00FC4EA2" w:rsidRPr="00597284" w:rsidRDefault="00FC4EA2" w:rsidP="00FC4EA2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motor_sobe</w:t>
      </w:r>
      <w:r w:rsidRPr="00597284">
        <w:rPr>
          <w:color w:val="FF0000"/>
          <w:lang w:val="en-US"/>
        </w:rPr>
        <w:t xml:space="preserve"> (void)</w:t>
      </w:r>
    </w:p>
    <w:p w14:paraId="2BBA1592" w14:textId="04B84EA6" w:rsidR="00FC4EA2" w:rsidRPr="00597284" w:rsidRDefault="00FC4EA2" w:rsidP="00FC4EA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Ligar motor de forma que mesa se afaste do corpo do motor. Faz MT0=0 e MT1=1.</w:t>
      </w:r>
    </w:p>
    <w:p w14:paraId="6E8857F3" w14:textId="77777777" w:rsidR="00FC4EA2" w:rsidRPr="00597284" w:rsidRDefault="00FC4EA2" w:rsidP="002C168F">
      <w:pPr>
        <w:pStyle w:val="PargrafodaLista"/>
        <w:spacing w:after="0"/>
        <w:rPr>
          <w:color w:val="FF0000"/>
        </w:rPr>
      </w:pPr>
    </w:p>
    <w:p w14:paraId="77207803" w14:textId="2D2A2547" w:rsidR="002C168F" w:rsidRPr="00597284" w:rsidRDefault="002C168F" w:rsidP="002C168F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motor_</w:t>
      </w:r>
      <w:r w:rsidR="00FC4EA2" w:rsidRPr="00597284">
        <w:rPr>
          <w:b/>
          <w:bCs/>
          <w:color w:val="FF0000"/>
          <w:lang w:val="en-US"/>
        </w:rPr>
        <w:t>PARA</w:t>
      </w:r>
      <w:r w:rsidRPr="00597284">
        <w:rPr>
          <w:color w:val="FF0000"/>
          <w:lang w:val="en-US"/>
        </w:rPr>
        <w:t xml:space="preserve"> (void)</w:t>
      </w:r>
    </w:p>
    <w:p w14:paraId="7283DCAE" w14:textId="2DBF767A" w:rsidR="002C168F" w:rsidRPr="00597284" w:rsidRDefault="00FC4EA2" w:rsidP="002C168F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Parar o</w:t>
      </w:r>
      <w:r w:rsidR="002C168F" w:rsidRPr="00597284">
        <w:rPr>
          <w:color w:val="FF0000"/>
        </w:rPr>
        <w:t xml:space="preserve"> motor. Faz MT1=MT0=1.</w:t>
      </w:r>
    </w:p>
    <w:p w14:paraId="7600BB20" w14:textId="77777777" w:rsidR="002C168F" w:rsidRPr="00597284" w:rsidRDefault="002C168F" w:rsidP="002C168F">
      <w:pPr>
        <w:pStyle w:val="PargrafodaLista"/>
        <w:spacing w:after="0"/>
        <w:rPr>
          <w:color w:val="FF0000"/>
        </w:rPr>
      </w:pPr>
    </w:p>
    <w:p w14:paraId="5935B590" w14:textId="47C13A7B" w:rsidR="00FC4EA2" w:rsidRPr="00597284" w:rsidRDefault="00FC4EA2" w:rsidP="00FC4EA2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motor_para</w:t>
      </w:r>
      <w:r w:rsidRPr="00597284">
        <w:rPr>
          <w:color w:val="FF0000"/>
          <w:lang w:val="en-US"/>
        </w:rPr>
        <w:t xml:space="preserve"> (void)</w:t>
      </w:r>
    </w:p>
    <w:p w14:paraId="5490598D" w14:textId="473C6263" w:rsidR="002C168F" w:rsidRPr="00597284" w:rsidRDefault="00FC4EA2" w:rsidP="00FC4EA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Parar o motor. Faz MT1=MT0=0.</w:t>
      </w:r>
    </w:p>
    <w:p w14:paraId="442FC189" w14:textId="6FD4F2E6" w:rsidR="002C168F" w:rsidRPr="00597284" w:rsidRDefault="002C168F" w:rsidP="002C168F">
      <w:pPr>
        <w:pStyle w:val="PargrafodaLista"/>
        <w:spacing w:after="0"/>
        <w:rPr>
          <w:color w:val="FF0000"/>
        </w:rPr>
      </w:pPr>
    </w:p>
    <w:p w14:paraId="3490EEDE" w14:textId="21CBAC2D" w:rsidR="002720CB" w:rsidRPr="00597284" w:rsidRDefault="002720CB" w:rsidP="002720C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adc_config</w:t>
      </w:r>
      <w:r w:rsidRPr="00597284">
        <w:rPr>
          <w:color w:val="FF0000"/>
          <w:lang w:val="en-US"/>
        </w:rPr>
        <w:t xml:space="preserve"> (void)</w:t>
      </w:r>
    </w:p>
    <w:p w14:paraId="334D6528" w14:textId="77777777" w:rsidR="002720CB" w:rsidRPr="00597284" w:rsidRDefault="002720CB" w:rsidP="002720C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Configurar o ADC para ler sensores Hall. Alinhado pela esquerda, basta ler ADCH.</w:t>
      </w:r>
    </w:p>
    <w:p w14:paraId="27267B81" w14:textId="3B2E8B65" w:rsidR="002720CB" w:rsidRPr="00597284" w:rsidRDefault="002720CB" w:rsidP="002720CB">
      <w:pPr>
        <w:pStyle w:val="PargrafodaLista"/>
        <w:spacing w:after="0"/>
        <w:rPr>
          <w:color w:val="FF0000"/>
        </w:rPr>
      </w:pPr>
    </w:p>
    <w:p w14:paraId="2317B683" w14:textId="61CD21AB" w:rsidR="002720CB" w:rsidRPr="00597284" w:rsidRDefault="002720CB" w:rsidP="002720C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char </w:t>
      </w:r>
      <w:r w:rsidRPr="00597284">
        <w:rPr>
          <w:b/>
          <w:bCs/>
          <w:color w:val="FF0000"/>
          <w:lang w:val="en-US"/>
        </w:rPr>
        <w:t>adc_hall_1</w:t>
      </w:r>
      <w:r w:rsidRPr="00597284">
        <w:rPr>
          <w:color w:val="FF0000"/>
          <w:lang w:val="en-US"/>
        </w:rPr>
        <w:t xml:space="preserve"> (char *dt)</w:t>
      </w:r>
    </w:p>
    <w:p w14:paraId="200EFA0A" w14:textId="2EEB6B4A" w:rsidR="002720CB" w:rsidRPr="00597284" w:rsidRDefault="002720CB" w:rsidP="002720C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Sensor Hall mais próximo do corpo do motor.</w:t>
      </w:r>
    </w:p>
    <w:p w14:paraId="28DC0A88" w14:textId="631C1B1D" w:rsidR="002720CB" w:rsidRPr="00597284" w:rsidRDefault="002720CB" w:rsidP="002720C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Sensor Hall vazio retorna 0x80. Uma variação de 0x17 acima ou abaixo desse valor é a indicação de que o sensor Hall foi acionado. Em *dt é entregue o valor lido.</w:t>
      </w:r>
    </w:p>
    <w:p w14:paraId="74848015" w14:textId="1FA0F885" w:rsidR="002720CB" w:rsidRPr="00597284" w:rsidRDefault="002720CB" w:rsidP="002720C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Se diferença em valor absoluto entre leitura atual e 0x80 for maior que 0x17, retorna TRUE;</w:t>
      </w:r>
    </w:p>
    <w:p w14:paraId="3F84CC08" w14:textId="77777777" w:rsidR="002720CB" w:rsidRPr="00597284" w:rsidRDefault="002720CB" w:rsidP="002720C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Do contrário, retorna FALSE.</w:t>
      </w:r>
    </w:p>
    <w:p w14:paraId="20EE6539" w14:textId="77777777" w:rsidR="002720CB" w:rsidRPr="00597284" w:rsidRDefault="002720CB" w:rsidP="002720CB">
      <w:pPr>
        <w:pStyle w:val="PargrafodaLista"/>
        <w:spacing w:after="0"/>
        <w:rPr>
          <w:color w:val="FF0000"/>
        </w:rPr>
      </w:pPr>
    </w:p>
    <w:p w14:paraId="338E7CD5" w14:textId="43258A10" w:rsidR="002720CB" w:rsidRPr="00597284" w:rsidRDefault="002720CB" w:rsidP="002720C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char </w:t>
      </w:r>
      <w:r w:rsidRPr="00597284">
        <w:rPr>
          <w:b/>
          <w:bCs/>
          <w:color w:val="FF0000"/>
          <w:lang w:val="en-US"/>
        </w:rPr>
        <w:t>adc_hall_2</w:t>
      </w:r>
      <w:r w:rsidRPr="00597284">
        <w:rPr>
          <w:color w:val="FF0000"/>
          <w:lang w:val="en-US"/>
        </w:rPr>
        <w:t xml:space="preserve"> (char *dt)</w:t>
      </w:r>
    </w:p>
    <w:p w14:paraId="7C57B7BD" w14:textId="4A531C34" w:rsidR="002720CB" w:rsidRPr="00597284" w:rsidRDefault="002720CB" w:rsidP="002720C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Sensor Hall mais afastado do corpo do motor.</w:t>
      </w:r>
    </w:p>
    <w:p w14:paraId="4C30CEFC" w14:textId="77777777" w:rsidR="002720CB" w:rsidRPr="00597284" w:rsidRDefault="002720CB" w:rsidP="002720C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Sensor Hall vazio retorna 0x80. Uma variação de 0x17 acima ou abaixo desse valor é a indicação de que o sensor Hall foi acionado. Em *dt é entregue o valor lido.</w:t>
      </w:r>
    </w:p>
    <w:p w14:paraId="0781872C" w14:textId="77777777" w:rsidR="002720CB" w:rsidRPr="00597284" w:rsidRDefault="002720CB" w:rsidP="002720C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Se diferença em valor absoluto entre leitura atual e 0x80 for maior que 0x17, retorna TRUE;</w:t>
      </w:r>
    </w:p>
    <w:p w14:paraId="0F2B4C7F" w14:textId="77777777" w:rsidR="002720CB" w:rsidRPr="00597284" w:rsidRDefault="002720CB" w:rsidP="002720C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Do contrário, retorna FALSE.</w:t>
      </w:r>
    </w:p>
    <w:p w14:paraId="79AB1D53" w14:textId="77777777" w:rsidR="002720CB" w:rsidRPr="00597284" w:rsidRDefault="002720CB" w:rsidP="002C168F">
      <w:pPr>
        <w:pStyle w:val="PargrafodaLista"/>
        <w:spacing w:after="0"/>
        <w:rPr>
          <w:color w:val="FF0000"/>
        </w:rPr>
      </w:pPr>
    </w:p>
    <w:p w14:paraId="4573287B" w14:textId="69899C01" w:rsidR="002C168F" w:rsidRPr="00597284" w:rsidRDefault="002C168F" w:rsidP="002C168F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vib_on</w:t>
      </w:r>
      <w:r w:rsidRPr="00597284">
        <w:rPr>
          <w:color w:val="FF0000"/>
          <w:lang w:val="en-US"/>
        </w:rPr>
        <w:t xml:space="preserve"> (void)</w:t>
      </w:r>
    </w:p>
    <w:p w14:paraId="45B58DE4" w14:textId="77777777" w:rsidR="002C168F" w:rsidRPr="00597284" w:rsidRDefault="002C168F" w:rsidP="002C168F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Ligar vibrador. Faz VIB=1.</w:t>
      </w:r>
    </w:p>
    <w:p w14:paraId="6B0AB6BA" w14:textId="77777777" w:rsidR="002C168F" w:rsidRPr="00597284" w:rsidRDefault="002C168F" w:rsidP="002C168F">
      <w:pPr>
        <w:pStyle w:val="PargrafodaLista"/>
        <w:spacing w:after="0"/>
        <w:rPr>
          <w:color w:val="FF0000"/>
        </w:rPr>
      </w:pPr>
    </w:p>
    <w:p w14:paraId="10D3966A" w14:textId="1C837A92" w:rsidR="002C168F" w:rsidRPr="00597284" w:rsidRDefault="002C168F" w:rsidP="002C168F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vib_off</w:t>
      </w:r>
      <w:r w:rsidRPr="00597284">
        <w:rPr>
          <w:color w:val="FF0000"/>
          <w:lang w:val="en-US"/>
        </w:rPr>
        <w:t xml:space="preserve"> (void)</w:t>
      </w:r>
    </w:p>
    <w:p w14:paraId="203E2CC9" w14:textId="42628ECA" w:rsidR="002C168F" w:rsidRPr="00597284" w:rsidRDefault="002C168F" w:rsidP="002C168F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Desligar vibrador. Faz VIB=0.</w:t>
      </w:r>
    </w:p>
    <w:p w14:paraId="0C48F16A" w14:textId="77777777" w:rsidR="002C168F" w:rsidRPr="00597284" w:rsidRDefault="002C168F" w:rsidP="002C168F">
      <w:pPr>
        <w:pStyle w:val="PargrafodaLista"/>
        <w:spacing w:after="0"/>
        <w:rPr>
          <w:color w:val="FF0000"/>
        </w:rPr>
      </w:pPr>
    </w:p>
    <w:p w14:paraId="0D286044" w14:textId="1D27C233" w:rsidR="002C168F" w:rsidRPr="00597284" w:rsidRDefault="005254FC" w:rsidP="005254FC">
      <w:pPr>
        <w:pStyle w:val="PargrafodaLista"/>
        <w:spacing w:after="0"/>
        <w:ind w:left="0"/>
        <w:rPr>
          <w:color w:val="FF0000"/>
        </w:rPr>
      </w:pPr>
      <w:r w:rsidRPr="00597284">
        <w:rPr>
          <w:color w:val="FF0000"/>
        </w:rPr>
        <w:t xml:space="preserve">ADC: modo 8 bits, </w:t>
      </w:r>
      <w:r w:rsidR="00DB6AFC" w:rsidRPr="00597284">
        <w:rPr>
          <w:color w:val="FF0000"/>
        </w:rPr>
        <w:t>CLK/2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072"/>
        <w:gridCol w:w="1026"/>
        <w:gridCol w:w="1062"/>
        <w:gridCol w:w="986"/>
        <w:gridCol w:w="978"/>
        <w:gridCol w:w="990"/>
        <w:gridCol w:w="996"/>
        <w:gridCol w:w="971"/>
        <w:gridCol w:w="973"/>
      </w:tblGrid>
      <w:tr w:rsidR="00597284" w:rsidRPr="00597284" w14:paraId="28B6D43A" w14:textId="77777777" w:rsidTr="00DB6AFC">
        <w:trPr>
          <w:jc w:val="center"/>
        </w:trPr>
        <w:tc>
          <w:tcPr>
            <w:tcW w:w="1072" w:type="dxa"/>
            <w:vAlign w:val="center"/>
          </w:tcPr>
          <w:p w14:paraId="2FAE8958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026" w:type="dxa"/>
            <w:tcBorders>
              <w:bottom w:val="single" w:sz="4" w:space="0" w:color="auto"/>
            </w:tcBorders>
            <w:vAlign w:val="center"/>
          </w:tcPr>
          <w:p w14:paraId="55D7CB10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7</w:t>
            </w:r>
          </w:p>
        </w:tc>
        <w:tc>
          <w:tcPr>
            <w:tcW w:w="1062" w:type="dxa"/>
            <w:tcBorders>
              <w:bottom w:val="single" w:sz="4" w:space="0" w:color="auto"/>
            </w:tcBorders>
            <w:vAlign w:val="center"/>
          </w:tcPr>
          <w:p w14:paraId="5295FED7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6</w:t>
            </w:r>
          </w:p>
        </w:tc>
        <w:tc>
          <w:tcPr>
            <w:tcW w:w="986" w:type="dxa"/>
            <w:tcBorders>
              <w:bottom w:val="single" w:sz="4" w:space="0" w:color="auto"/>
            </w:tcBorders>
            <w:vAlign w:val="center"/>
          </w:tcPr>
          <w:p w14:paraId="5F5E4DFA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5</w:t>
            </w:r>
          </w:p>
        </w:tc>
        <w:tc>
          <w:tcPr>
            <w:tcW w:w="978" w:type="dxa"/>
            <w:tcBorders>
              <w:bottom w:val="single" w:sz="4" w:space="0" w:color="auto"/>
            </w:tcBorders>
            <w:vAlign w:val="center"/>
          </w:tcPr>
          <w:p w14:paraId="3FE261C9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4</w:t>
            </w:r>
          </w:p>
        </w:tc>
        <w:tc>
          <w:tcPr>
            <w:tcW w:w="990" w:type="dxa"/>
            <w:tcBorders>
              <w:bottom w:val="single" w:sz="4" w:space="0" w:color="auto"/>
            </w:tcBorders>
            <w:vAlign w:val="center"/>
          </w:tcPr>
          <w:p w14:paraId="6ACE406C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3</w:t>
            </w:r>
          </w:p>
        </w:tc>
        <w:tc>
          <w:tcPr>
            <w:tcW w:w="996" w:type="dxa"/>
            <w:tcBorders>
              <w:bottom w:val="single" w:sz="4" w:space="0" w:color="auto"/>
            </w:tcBorders>
            <w:vAlign w:val="center"/>
          </w:tcPr>
          <w:p w14:paraId="058A585D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2</w:t>
            </w:r>
          </w:p>
        </w:tc>
        <w:tc>
          <w:tcPr>
            <w:tcW w:w="971" w:type="dxa"/>
            <w:tcBorders>
              <w:bottom w:val="single" w:sz="4" w:space="0" w:color="auto"/>
            </w:tcBorders>
            <w:vAlign w:val="center"/>
          </w:tcPr>
          <w:p w14:paraId="276C9545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973" w:type="dxa"/>
            <w:tcBorders>
              <w:bottom w:val="single" w:sz="4" w:space="0" w:color="auto"/>
            </w:tcBorders>
            <w:vAlign w:val="center"/>
          </w:tcPr>
          <w:p w14:paraId="0BA7355C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</w:tr>
      <w:tr w:rsidR="00597284" w:rsidRPr="00597284" w14:paraId="3A43655A" w14:textId="77777777" w:rsidTr="00DB6AFC">
        <w:trPr>
          <w:jc w:val="center"/>
        </w:trPr>
        <w:tc>
          <w:tcPr>
            <w:tcW w:w="1072" w:type="dxa"/>
            <w:vMerge w:val="restart"/>
            <w:vAlign w:val="center"/>
          </w:tcPr>
          <w:p w14:paraId="08F88BB1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ADMUX</w:t>
            </w:r>
          </w:p>
        </w:tc>
        <w:tc>
          <w:tcPr>
            <w:tcW w:w="1026" w:type="dxa"/>
            <w:shd w:val="clear" w:color="auto" w:fill="D9D9D9" w:themeFill="background1" w:themeFillShade="D9"/>
            <w:vAlign w:val="center"/>
          </w:tcPr>
          <w:p w14:paraId="4213B7E1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REFS1</w:t>
            </w:r>
          </w:p>
        </w:tc>
        <w:tc>
          <w:tcPr>
            <w:tcW w:w="1062" w:type="dxa"/>
            <w:shd w:val="clear" w:color="auto" w:fill="D9D9D9" w:themeFill="background1" w:themeFillShade="D9"/>
            <w:vAlign w:val="center"/>
          </w:tcPr>
          <w:p w14:paraId="0981FD85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REFS0</w:t>
            </w:r>
          </w:p>
        </w:tc>
        <w:tc>
          <w:tcPr>
            <w:tcW w:w="986" w:type="dxa"/>
            <w:shd w:val="clear" w:color="auto" w:fill="D9D9D9" w:themeFill="background1" w:themeFillShade="D9"/>
            <w:vAlign w:val="center"/>
          </w:tcPr>
          <w:p w14:paraId="5AE7956E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ADLAR</w:t>
            </w:r>
          </w:p>
        </w:tc>
        <w:tc>
          <w:tcPr>
            <w:tcW w:w="978" w:type="dxa"/>
            <w:shd w:val="clear" w:color="auto" w:fill="D9D9D9" w:themeFill="background1" w:themeFillShade="D9"/>
            <w:vAlign w:val="center"/>
          </w:tcPr>
          <w:p w14:paraId="015C8D0F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MUX4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569C21BC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MUX3</w:t>
            </w:r>
          </w:p>
        </w:tc>
        <w:tc>
          <w:tcPr>
            <w:tcW w:w="996" w:type="dxa"/>
            <w:shd w:val="clear" w:color="auto" w:fill="D9D9D9" w:themeFill="background1" w:themeFillShade="D9"/>
            <w:vAlign w:val="center"/>
          </w:tcPr>
          <w:p w14:paraId="3EC7065C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MUX2</w:t>
            </w:r>
          </w:p>
        </w:tc>
        <w:tc>
          <w:tcPr>
            <w:tcW w:w="971" w:type="dxa"/>
            <w:shd w:val="clear" w:color="auto" w:fill="D9D9D9" w:themeFill="background1" w:themeFillShade="D9"/>
            <w:vAlign w:val="center"/>
          </w:tcPr>
          <w:p w14:paraId="744BCD49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MUX1</w:t>
            </w:r>
          </w:p>
        </w:tc>
        <w:tc>
          <w:tcPr>
            <w:tcW w:w="973" w:type="dxa"/>
            <w:shd w:val="clear" w:color="auto" w:fill="D9D9D9" w:themeFill="background1" w:themeFillShade="D9"/>
            <w:vAlign w:val="center"/>
          </w:tcPr>
          <w:p w14:paraId="1B0F6FDE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MUX0</w:t>
            </w:r>
          </w:p>
        </w:tc>
      </w:tr>
      <w:tr w:rsidR="00597284" w:rsidRPr="00597284" w14:paraId="7E266E04" w14:textId="77777777" w:rsidTr="00DB6AFC">
        <w:trPr>
          <w:jc w:val="center"/>
        </w:trPr>
        <w:tc>
          <w:tcPr>
            <w:tcW w:w="1072" w:type="dxa"/>
            <w:vMerge/>
            <w:vAlign w:val="center"/>
          </w:tcPr>
          <w:p w14:paraId="4693EF08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026" w:type="dxa"/>
            <w:tcBorders>
              <w:bottom w:val="single" w:sz="4" w:space="0" w:color="auto"/>
            </w:tcBorders>
            <w:vAlign w:val="center"/>
          </w:tcPr>
          <w:p w14:paraId="3445EEBB" w14:textId="07378AAB" w:rsidR="005254FC" w:rsidRPr="00597284" w:rsidRDefault="000000E0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62" w:type="dxa"/>
            <w:tcBorders>
              <w:bottom w:val="single" w:sz="4" w:space="0" w:color="auto"/>
            </w:tcBorders>
            <w:vAlign w:val="center"/>
          </w:tcPr>
          <w:p w14:paraId="79E45A31" w14:textId="78CF7931" w:rsidR="005254FC" w:rsidRPr="00597284" w:rsidRDefault="000000E0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986" w:type="dxa"/>
            <w:tcBorders>
              <w:bottom w:val="single" w:sz="4" w:space="0" w:color="auto"/>
            </w:tcBorders>
            <w:vAlign w:val="center"/>
          </w:tcPr>
          <w:p w14:paraId="4864F6F9" w14:textId="723D32C6" w:rsidR="005254FC" w:rsidRPr="00597284" w:rsidRDefault="000000E0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978" w:type="dxa"/>
            <w:tcBorders>
              <w:bottom w:val="single" w:sz="4" w:space="0" w:color="auto"/>
            </w:tcBorders>
            <w:vAlign w:val="center"/>
          </w:tcPr>
          <w:p w14:paraId="64637AF5" w14:textId="42AD237F" w:rsidR="005254FC" w:rsidRPr="00597284" w:rsidRDefault="000000E0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990" w:type="dxa"/>
            <w:tcBorders>
              <w:bottom w:val="single" w:sz="4" w:space="0" w:color="auto"/>
            </w:tcBorders>
            <w:vAlign w:val="center"/>
          </w:tcPr>
          <w:p w14:paraId="5770F44D" w14:textId="1951F2F9" w:rsidR="005254FC" w:rsidRPr="00597284" w:rsidRDefault="00DB6A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996" w:type="dxa"/>
            <w:tcBorders>
              <w:bottom w:val="single" w:sz="4" w:space="0" w:color="auto"/>
            </w:tcBorders>
            <w:vAlign w:val="center"/>
          </w:tcPr>
          <w:p w14:paraId="23590C02" w14:textId="77E30921" w:rsidR="005254FC" w:rsidRPr="00597284" w:rsidRDefault="00DB6A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971" w:type="dxa"/>
            <w:tcBorders>
              <w:bottom w:val="single" w:sz="4" w:space="0" w:color="auto"/>
            </w:tcBorders>
            <w:vAlign w:val="center"/>
          </w:tcPr>
          <w:p w14:paraId="2A2E80FE" w14:textId="5BE22C8D" w:rsidR="005254FC" w:rsidRPr="00597284" w:rsidRDefault="00DB6A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973" w:type="dxa"/>
            <w:tcBorders>
              <w:bottom w:val="single" w:sz="4" w:space="0" w:color="auto"/>
            </w:tcBorders>
            <w:vAlign w:val="center"/>
          </w:tcPr>
          <w:p w14:paraId="55176910" w14:textId="400B84A8" w:rsidR="005254FC" w:rsidRPr="00597284" w:rsidRDefault="00DB6A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0/1</w:t>
            </w:r>
          </w:p>
        </w:tc>
      </w:tr>
      <w:tr w:rsidR="00597284" w:rsidRPr="00597284" w14:paraId="62ADF435" w14:textId="77777777" w:rsidTr="00DB6AFC">
        <w:trPr>
          <w:jc w:val="center"/>
        </w:trPr>
        <w:tc>
          <w:tcPr>
            <w:tcW w:w="1072" w:type="dxa"/>
            <w:vMerge w:val="restart"/>
            <w:vAlign w:val="center"/>
          </w:tcPr>
          <w:p w14:paraId="23577C2D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ADCSRA</w:t>
            </w:r>
          </w:p>
        </w:tc>
        <w:tc>
          <w:tcPr>
            <w:tcW w:w="1026" w:type="dxa"/>
            <w:shd w:val="clear" w:color="auto" w:fill="D9D9D9" w:themeFill="background1" w:themeFillShade="D9"/>
            <w:vAlign w:val="center"/>
          </w:tcPr>
          <w:p w14:paraId="6E439366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ADEN</w:t>
            </w:r>
          </w:p>
        </w:tc>
        <w:tc>
          <w:tcPr>
            <w:tcW w:w="1062" w:type="dxa"/>
            <w:shd w:val="clear" w:color="auto" w:fill="D9D9D9" w:themeFill="background1" w:themeFillShade="D9"/>
            <w:vAlign w:val="center"/>
          </w:tcPr>
          <w:p w14:paraId="317AB414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ADSC</w:t>
            </w:r>
          </w:p>
        </w:tc>
        <w:tc>
          <w:tcPr>
            <w:tcW w:w="986" w:type="dxa"/>
            <w:shd w:val="clear" w:color="auto" w:fill="D9D9D9" w:themeFill="background1" w:themeFillShade="D9"/>
            <w:vAlign w:val="center"/>
          </w:tcPr>
          <w:p w14:paraId="4B5B3F34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ADATE</w:t>
            </w:r>
          </w:p>
        </w:tc>
        <w:tc>
          <w:tcPr>
            <w:tcW w:w="978" w:type="dxa"/>
            <w:shd w:val="clear" w:color="auto" w:fill="D9D9D9" w:themeFill="background1" w:themeFillShade="D9"/>
            <w:vAlign w:val="center"/>
          </w:tcPr>
          <w:p w14:paraId="069482DD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ADIF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0A6D0B04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ADIE</w:t>
            </w:r>
          </w:p>
        </w:tc>
        <w:tc>
          <w:tcPr>
            <w:tcW w:w="996" w:type="dxa"/>
            <w:shd w:val="clear" w:color="auto" w:fill="D9D9D9" w:themeFill="background1" w:themeFillShade="D9"/>
            <w:vAlign w:val="center"/>
          </w:tcPr>
          <w:p w14:paraId="144C4ACF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ADPS2</w:t>
            </w:r>
          </w:p>
        </w:tc>
        <w:tc>
          <w:tcPr>
            <w:tcW w:w="971" w:type="dxa"/>
            <w:shd w:val="clear" w:color="auto" w:fill="D9D9D9" w:themeFill="background1" w:themeFillShade="D9"/>
            <w:vAlign w:val="center"/>
          </w:tcPr>
          <w:p w14:paraId="4DDE9D12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ADPS1</w:t>
            </w:r>
          </w:p>
        </w:tc>
        <w:tc>
          <w:tcPr>
            <w:tcW w:w="973" w:type="dxa"/>
            <w:shd w:val="clear" w:color="auto" w:fill="D9D9D9" w:themeFill="background1" w:themeFillShade="D9"/>
            <w:vAlign w:val="center"/>
          </w:tcPr>
          <w:p w14:paraId="703CAC61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ADPS0</w:t>
            </w:r>
          </w:p>
        </w:tc>
      </w:tr>
      <w:tr w:rsidR="00597284" w:rsidRPr="00597284" w14:paraId="367AA14F" w14:textId="77777777" w:rsidTr="00DB6AFC">
        <w:trPr>
          <w:jc w:val="center"/>
        </w:trPr>
        <w:tc>
          <w:tcPr>
            <w:tcW w:w="1072" w:type="dxa"/>
            <w:vMerge/>
            <w:vAlign w:val="center"/>
          </w:tcPr>
          <w:p w14:paraId="467E6F8B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026" w:type="dxa"/>
            <w:tcBorders>
              <w:bottom w:val="single" w:sz="4" w:space="0" w:color="auto"/>
            </w:tcBorders>
            <w:vAlign w:val="center"/>
          </w:tcPr>
          <w:p w14:paraId="7B89FC9C" w14:textId="14ECEE96" w:rsidR="005254FC" w:rsidRPr="00597284" w:rsidRDefault="00DB6A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1062" w:type="dxa"/>
            <w:tcBorders>
              <w:bottom w:val="single" w:sz="4" w:space="0" w:color="auto"/>
            </w:tcBorders>
            <w:vAlign w:val="center"/>
          </w:tcPr>
          <w:p w14:paraId="77ACFA0F" w14:textId="6F1CEFF3" w:rsidR="005254FC" w:rsidRPr="00597284" w:rsidRDefault="00DB6A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986" w:type="dxa"/>
            <w:tcBorders>
              <w:bottom w:val="single" w:sz="4" w:space="0" w:color="auto"/>
            </w:tcBorders>
            <w:vAlign w:val="center"/>
          </w:tcPr>
          <w:p w14:paraId="4202085C" w14:textId="1B6152E6" w:rsidR="005254FC" w:rsidRPr="00597284" w:rsidRDefault="00DB6A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978" w:type="dxa"/>
            <w:tcBorders>
              <w:bottom w:val="single" w:sz="4" w:space="0" w:color="auto"/>
            </w:tcBorders>
            <w:vAlign w:val="center"/>
          </w:tcPr>
          <w:p w14:paraId="63079573" w14:textId="7FB5F8B3" w:rsidR="005254FC" w:rsidRPr="00597284" w:rsidRDefault="00DB6A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990" w:type="dxa"/>
            <w:tcBorders>
              <w:bottom w:val="single" w:sz="4" w:space="0" w:color="auto"/>
            </w:tcBorders>
            <w:vAlign w:val="center"/>
          </w:tcPr>
          <w:p w14:paraId="34FD496D" w14:textId="0312DF3F" w:rsidR="005254FC" w:rsidRPr="00597284" w:rsidRDefault="00DB6A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996" w:type="dxa"/>
            <w:tcBorders>
              <w:bottom w:val="single" w:sz="4" w:space="0" w:color="auto"/>
            </w:tcBorders>
            <w:vAlign w:val="center"/>
          </w:tcPr>
          <w:p w14:paraId="73F69C9B" w14:textId="060B1CE0" w:rsidR="005254FC" w:rsidRPr="00597284" w:rsidRDefault="00DB6A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971" w:type="dxa"/>
            <w:tcBorders>
              <w:bottom w:val="single" w:sz="4" w:space="0" w:color="auto"/>
            </w:tcBorders>
            <w:vAlign w:val="center"/>
          </w:tcPr>
          <w:p w14:paraId="56E2E77C" w14:textId="735F7E90" w:rsidR="005254FC" w:rsidRPr="00597284" w:rsidRDefault="00DB6A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973" w:type="dxa"/>
            <w:tcBorders>
              <w:bottom w:val="single" w:sz="4" w:space="0" w:color="auto"/>
            </w:tcBorders>
            <w:vAlign w:val="center"/>
          </w:tcPr>
          <w:p w14:paraId="59D75F94" w14:textId="31874C32" w:rsidR="005254FC" w:rsidRPr="00597284" w:rsidRDefault="00DB6A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</w:tr>
      <w:tr w:rsidR="00597284" w:rsidRPr="00597284" w14:paraId="05459E47" w14:textId="77777777" w:rsidTr="00DB6AFC">
        <w:trPr>
          <w:jc w:val="center"/>
        </w:trPr>
        <w:tc>
          <w:tcPr>
            <w:tcW w:w="1072" w:type="dxa"/>
            <w:vMerge w:val="restart"/>
            <w:vAlign w:val="center"/>
          </w:tcPr>
          <w:p w14:paraId="198B26CC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ADCSRB</w:t>
            </w:r>
          </w:p>
        </w:tc>
        <w:tc>
          <w:tcPr>
            <w:tcW w:w="1026" w:type="dxa"/>
            <w:shd w:val="clear" w:color="auto" w:fill="D9D9D9" w:themeFill="background1" w:themeFillShade="D9"/>
            <w:vAlign w:val="center"/>
          </w:tcPr>
          <w:p w14:paraId="0A5C2473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062" w:type="dxa"/>
            <w:shd w:val="clear" w:color="auto" w:fill="D9D9D9" w:themeFill="background1" w:themeFillShade="D9"/>
            <w:vAlign w:val="center"/>
          </w:tcPr>
          <w:p w14:paraId="0BEEF612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ACME</w:t>
            </w:r>
          </w:p>
        </w:tc>
        <w:tc>
          <w:tcPr>
            <w:tcW w:w="986" w:type="dxa"/>
            <w:shd w:val="clear" w:color="auto" w:fill="D9D9D9" w:themeFill="background1" w:themeFillShade="D9"/>
            <w:vAlign w:val="center"/>
          </w:tcPr>
          <w:p w14:paraId="6962BD0B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978" w:type="dxa"/>
            <w:shd w:val="clear" w:color="auto" w:fill="D9D9D9" w:themeFill="background1" w:themeFillShade="D9"/>
            <w:vAlign w:val="center"/>
          </w:tcPr>
          <w:p w14:paraId="0BFB4B28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427EF02F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MUX5</w:t>
            </w:r>
          </w:p>
        </w:tc>
        <w:tc>
          <w:tcPr>
            <w:tcW w:w="996" w:type="dxa"/>
            <w:shd w:val="clear" w:color="auto" w:fill="D9D9D9" w:themeFill="background1" w:themeFillShade="D9"/>
            <w:vAlign w:val="center"/>
          </w:tcPr>
          <w:p w14:paraId="1AD10CD3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ADST2</w:t>
            </w:r>
          </w:p>
        </w:tc>
        <w:tc>
          <w:tcPr>
            <w:tcW w:w="971" w:type="dxa"/>
            <w:shd w:val="clear" w:color="auto" w:fill="D9D9D9" w:themeFill="background1" w:themeFillShade="D9"/>
            <w:vAlign w:val="center"/>
          </w:tcPr>
          <w:p w14:paraId="60E5B4A5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ADST1</w:t>
            </w:r>
          </w:p>
        </w:tc>
        <w:tc>
          <w:tcPr>
            <w:tcW w:w="973" w:type="dxa"/>
            <w:shd w:val="clear" w:color="auto" w:fill="D9D9D9" w:themeFill="background1" w:themeFillShade="D9"/>
            <w:vAlign w:val="center"/>
          </w:tcPr>
          <w:p w14:paraId="67500E68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ADST0</w:t>
            </w:r>
          </w:p>
        </w:tc>
      </w:tr>
      <w:tr w:rsidR="00597284" w:rsidRPr="00597284" w14:paraId="52ABB2E8" w14:textId="77777777" w:rsidTr="00DB6AFC">
        <w:trPr>
          <w:jc w:val="center"/>
        </w:trPr>
        <w:tc>
          <w:tcPr>
            <w:tcW w:w="1072" w:type="dxa"/>
            <w:vMerge/>
            <w:vAlign w:val="center"/>
          </w:tcPr>
          <w:p w14:paraId="5AD5ABE2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026" w:type="dxa"/>
            <w:vAlign w:val="center"/>
          </w:tcPr>
          <w:p w14:paraId="522FEFBE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062" w:type="dxa"/>
            <w:vAlign w:val="center"/>
          </w:tcPr>
          <w:p w14:paraId="140D226B" w14:textId="39245A68" w:rsidR="005254FC" w:rsidRPr="00597284" w:rsidRDefault="000000E0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986" w:type="dxa"/>
            <w:vAlign w:val="center"/>
          </w:tcPr>
          <w:p w14:paraId="56EE26E8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978" w:type="dxa"/>
            <w:vAlign w:val="center"/>
          </w:tcPr>
          <w:p w14:paraId="0957696D" w14:textId="77777777" w:rsidR="005254FC" w:rsidRPr="00597284" w:rsidRDefault="005254FC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990" w:type="dxa"/>
            <w:vAlign w:val="center"/>
          </w:tcPr>
          <w:p w14:paraId="79743796" w14:textId="34384084" w:rsidR="005254FC" w:rsidRPr="00597284" w:rsidRDefault="005A2F91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996" w:type="dxa"/>
            <w:vAlign w:val="center"/>
          </w:tcPr>
          <w:p w14:paraId="7A857026" w14:textId="5F875C09" w:rsidR="005254FC" w:rsidRPr="00597284" w:rsidRDefault="005A2F91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971" w:type="dxa"/>
            <w:vAlign w:val="center"/>
          </w:tcPr>
          <w:p w14:paraId="6C2C48FB" w14:textId="66E2BF8D" w:rsidR="005254FC" w:rsidRPr="00597284" w:rsidRDefault="005A2F91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973" w:type="dxa"/>
            <w:vAlign w:val="center"/>
          </w:tcPr>
          <w:p w14:paraId="79F8A3AA" w14:textId="23DB6ED9" w:rsidR="005254FC" w:rsidRPr="00597284" w:rsidRDefault="005A2F91" w:rsidP="0036472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</w:tr>
    </w:tbl>
    <w:p w14:paraId="08CB3450" w14:textId="45EEB548" w:rsidR="00FD0412" w:rsidRPr="00597284" w:rsidRDefault="00FD0412" w:rsidP="00FD0412">
      <w:pPr>
        <w:spacing w:after="0"/>
        <w:rPr>
          <w:rFonts w:ascii="Arial" w:hAnsi="Arial" w:cs="Arial"/>
          <w:color w:val="FF0000"/>
          <w:lang w:val="en-US"/>
        </w:rPr>
      </w:pPr>
      <w:r w:rsidRPr="00597284">
        <w:rPr>
          <w:rFonts w:ascii="Arial" w:hAnsi="Arial" w:cs="Arial"/>
          <w:color w:val="FF0000"/>
          <w:lang w:val="en-US"/>
        </w:rPr>
        <w:t>HALL</w:t>
      </w:r>
    </w:p>
    <w:p w14:paraId="7B68FAA2" w14:textId="7238D188" w:rsidR="00A628E5" w:rsidRPr="00597284" w:rsidRDefault="000000E0" w:rsidP="005A2F91">
      <w:pPr>
        <w:spacing w:after="0"/>
        <w:jc w:val="center"/>
        <w:rPr>
          <w:rFonts w:ascii="Arial" w:hAnsi="Arial" w:cs="Arial"/>
          <w:color w:val="FF0000"/>
          <w:lang w:val="en-US"/>
        </w:rPr>
      </w:pPr>
      <w:r w:rsidRPr="00597284">
        <w:rPr>
          <w:rFonts w:ascii="Arial" w:hAnsi="Arial" w:cs="Arial"/>
          <w:color w:val="FF0000"/>
          <w:lang w:val="en-US"/>
        </w:rPr>
        <w:t xml:space="preserve">REFS1,0 = 01 </w:t>
      </w:r>
      <w:r w:rsidRPr="00597284">
        <w:rPr>
          <w:rFonts w:ascii="Arial" w:hAnsi="Arial" w:cs="Arial"/>
          <w:color w:val="FF0000"/>
        </w:rPr>
        <w:sym w:font="Wingdings" w:char="F0E0"/>
      </w:r>
      <w:r w:rsidRPr="00597284">
        <w:rPr>
          <w:rFonts w:ascii="Arial" w:hAnsi="Arial" w:cs="Arial"/>
          <w:color w:val="FF0000"/>
          <w:lang w:val="en-US"/>
        </w:rPr>
        <w:t xml:space="preserve"> Ref = AVcc</w:t>
      </w:r>
      <w:r w:rsidRPr="00597284">
        <w:rPr>
          <w:rFonts w:ascii="Arial" w:hAnsi="Arial" w:cs="Arial"/>
          <w:color w:val="FF0000"/>
          <w:lang w:val="en-US"/>
        </w:rPr>
        <w:tab/>
        <w:t xml:space="preserve">ADLAR = 1 </w:t>
      </w:r>
      <w:r w:rsidRPr="00597284">
        <w:rPr>
          <w:rFonts w:ascii="Arial" w:hAnsi="Arial" w:cs="Arial"/>
          <w:color w:val="FF0000"/>
        </w:rPr>
        <w:sym w:font="Wingdings" w:char="F0E0"/>
      </w:r>
      <w:r w:rsidRPr="00597284">
        <w:rPr>
          <w:rFonts w:ascii="Arial" w:hAnsi="Arial" w:cs="Arial"/>
          <w:color w:val="FF0000"/>
          <w:lang w:val="en-US"/>
        </w:rPr>
        <w:t xml:space="preserve"> 8 bits (ADCH) </w:t>
      </w:r>
      <w:r w:rsidRPr="00597284">
        <w:rPr>
          <w:rFonts w:ascii="Arial" w:hAnsi="Arial" w:cs="Arial"/>
          <w:color w:val="FF0000"/>
          <w:lang w:val="en-US"/>
        </w:rPr>
        <w:tab/>
      </w:r>
      <w:r w:rsidR="00DB6AFC" w:rsidRPr="00597284">
        <w:rPr>
          <w:rFonts w:ascii="Arial" w:hAnsi="Arial" w:cs="Arial"/>
          <w:color w:val="FF0000"/>
          <w:lang w:val="en-US"/>
        </w:rPr>
        <w:t>MUX3,2,1,0 = 011</w:t>
      </w:r>
      <w:r w:rsidRPr="00597284">
        <w:rPr>
          <w:rFonts w:ascii="Arial" w:hAnsi="Arial" w:cs="Arial"/>
          <w:color w:val="FF0000"/>
          <w:lang w:val="en-US"/>
        </w:rPr>
        <w:t>x</w:t>
      </w:r>
      <w:r w:rsidR="00DB6AFC" w:rsidRPr="00597284">
        <w:rPr>
          <w:rFonts w:ascii="Arial" w:hAnsi="Arial" w:cs="Arial"/>
          <w:color w:val="FF0000"/>
          <w:lang w:val="en-US"/>
        </w:rPr>
        <w:t xml:space="preserve"> </w:t>
      </w:r>
      <w:r w:rsidR="005A2F91" w:rsidRPr="00597284">
        <w:rPr>
          <w:rFonts w:ascii="Arial" w:hAnsi="Arial" w:cs="Arial"/>
          <w:color w:val="FF0000"/>
        </w:rPr>
        <w:sym w:font="Wingdings" w:char="F0E0"/>
      </w:r>
      <w:r w:rsidRPr="00597284">
        <w:rPr>
          <w:rFonts w:ascii="Arial" w:hAnsi="Arial" w:cs="Arial"/>
          <w:color w:val="FF0000"/>
          <w:lang w:val="en-US"/>
        </w:rPr>
        <w:t xml:space="preserve"> </w:t>
      </w:r>
      <w:r w:rsidR="00DB6AFC" w:rsidRPr="00597284">
        <w:rPr>
          <w:rFonts w:ascii="Arial" w:hAnsi="Arial" w:cs="Arial"/>
          <w:color w:val="FF0000"/>
          <w:lang w:val="en-US"/>
        </w:rPr>
        <w:t>Hall1</w:t>
      </w:r>
      <w:r w:rsidRPr="00597284">
        <w:rPr>
          <w:rFonts w:ascii="Arial" w:hAnsi="Arial" w:cs="Arial"/>
          <w:color w:val="FF0000"/>
          <w:lang w:val="en-US"/>
        </w:rPr>
        <w:t>/</w:t>
      </w:r>
      <w:r w:rsidR="00DB6AFC" w:rsidRPr="00597284">
        <w:rPr>
          <w:rFonts w:ascii="Arial" w:hAnsi="Arial" w:cs="Arial"/>
          <w:color w:val="FF0000"/>
          <w:lang w:val="en-US"/>
        </w:rPr>
        <w:t>Hall2</w:t>
      </w:r>
      <w:r w:rsidR="00DB6AFC" w:rsidRPr="00597284">
        <w:rPr>
          <w:rFonts w:ascii="Arial" w:hAnsi="Arial" w:cs="Arial"/>
          <w:color w:val="FF0000"/>
          <w:lang w:val="en-US"/>
        </w:rPr>
        <w:tab/>
        <w:t xml:space="preserve">ADPS2,1,0 = 000 </w:t>
      </w:r>
      <w:r w:rsidR="005A2F91" w:rsidRPr="00597284">
        <w:rPr>
          <w:rFonts w:ascii="Arial" w:hAnsi="Arial" w:cs="Arial"/>
          <w:color w:val="FF0000"/>
        </w:rPr>
        <w:sym w:font="Wingdings" w:char="F0E0"/>
      </w:r>
      <w:r w:rsidR="005A2F91" w:rsidRPr="00597284">
        <w:rPr>
          <w:rFonts w:ascii="Arial" w:hAnsi="Arial" w:cs="Arial"/>
          <w:color w:val="FF0000"/>
          <w:lang w:val="en-US"/>
        </w:rPr>
        <w:t xml:space="preserve"> </w:t>
      </w:r>
      <w:r w:rsidR="00DB6AFC" w:rsidRPr="00597284">
        <w:rPr>
          <w:rFonts w:ascii="Arial" w:hAnsi="Arial" w:cs="Arial"/>
          <w:color w:val="FF0000"/>
          <w:lang w:val="en-US"/>
        </w:rPr>
        <w:t>ADC</w:t>
      </w:r>
      <w:r w:rsidRPr="00597284">
        <w:rPr>
          <w:rFonts w:ascii="Arial" w:hAnsi="Arial" w:cs="Arial"/>
          <w:color w:val="FF0000"/>
          <w:lang w:val="en-US"/>
        </w:rPr>
        <w:t>clk</w:t>
      </w:r>
      <w:r w:rsidR="00DB6AFC" w:rsidRPr="00597284">
        <w:rPr>
          <w:rFonts w:ascii="Arial" w:hAnsi="Arial" w:cs="Arial"/>
          <w:color w:val="FF0000"/>
          <w:lang w:val="en-US"/>
        </w:rPr>
        <w:t xml:space="preserve"> = CLK/2</w:t>
      </w:r>
      <w:r w:rsidRPr="00597284">
        <w:rPr>
          <w:rFonts w:ascii="Arial" w:hAnsi="Arial" w:cs="Arial"/>
          <w:color w:val="FF0000"/>
          <w:lang w:val="en-US"/>
        </w:rPr>
        <w:tab/>
      </w:r>
      <w:r w:rsidR="005A2F91" w:rsidRPr="00597284">
        <w:rPr>
          <w:rFonts w:ascii="Arial" w:hAnsi="Arial" w:cs="Arial"/>
          <w:color w:val="FF0000"/>
          <w:lang w:val="en-US"/>
        </w:rPr>
        <w:t xml:space="preserve">ADLAR = 1 </w:t>
      </w:r>
      <w:r w:rsidR="005A2F91" w:rsidRPr="00597284">
        <w:rPr>
          <w:rFonts w:ascii="Arial" w:hAnsi="Arial" w:cs="Arial"/>
          <w:color w:val="FF0000"/>
        </w:rPr>
        <w:sym w:font="Wingdings" w:char="F0E0"/>
      </w:r>
      <w:r w:rsidR="005A2F91" w:rsidRPr="00597284">
        <w:rPr>
          <w:rFonts w:ascii="Arial" w:hAnsi="Arial" w:cs="Arial"/>
          <w:color w:val="FF0000"/>
          <w:lang w:val="en-US"/>
        </w:rPr>
        <w:t xml:space="preserve"> 8 bits, usar ADCH</w:t>
      </w:r>
    </w:p>
    <w:p w14:paraId="2D8806D7" w14:textId="4CA162B0" w:rsidR="00AA3946" w:rsidRPr="00597284" w:rsidRDefault="00AA3946" w:rsidP="00AA3946">
      <w:pPr>
        <w:pStyle w:val="PargrafodaLista"/>
        <w:spacing w:after="0"/>
        <w:rPr>
          <w:color w:val="FF0000"/>
          <w:lang w:val="en-US"/>
        </w:rPr>
      </w:pPr>
    </w:p>
    <w:p w14:paraId="0DB4F572" w14:textId="5DE1F58E" w:rsidR="00FD0412" w:rsidRPr="00597284" w:rsidRDefault="00FD0412" w:rsidP="00FD0412">
      <w:pPr>
        <w:spacing w:after="0"/>
        <w:rPr>
          <w:rFonts w:ascii="Arial" w:hAnsi="Arial" w:cs="Arial"/>
          <w:color w:val="FF0000"/>
          <w:lang w:val="en-US"/>
        </w:rPr>
      </w:pPr>
      <w:r w:rsidRPr="00597284">
        <w:rPr>
          <w:rFonts w:ascii="Arial" w:hAnsi="Arial" w:cs="Arial"/>
          <w:color w:val="FF0000"/>
          <w:lang w:val="en-US"/>
        </w:rPr>
        <w:t>BATERIA (VB)</w:t>
      </w:r>
    </w:p>
    <w:p w14:paraId="1B221C3C" w14:textId="447EA95C" w:rsidR="00FD0412" w:rsidRPr="00597284" w:rsidRDefault="00FD0412" w:rsidP="00FD0412">
      <w:pPr>
        <w:spacing w:after="0"/>
        <w:jc w:val="center"/>
        <w:rPr>
          <w:rFonts w:ascii="Arial" w:hAnsi="Arial" w:cs="Arial"/>
          <w:color w:val="FF0000"/>
          <w:lang w:val="en-US"/>
        </w:rPr>
      </w:pPr>
      <w:r w:rsidRPr="00597284">
        <w:rPr>
          <w:rFonts w:ascii="Arial" w:hAnsi="Arial" w:cs="Arial"/>
          <w:color w:val="FF0000"/>
          <w:lang w:val="en-US"/>
        </w:rPr>
        <w:t xml:space="preserve">REFS1,0 = 10 </w:t>
      </w:r>
      <w:r w:rsidRPr="00597284">
        <w:rPr>
          <w:rFonts w:ascii="Arial" w:hAnsi="Arial" w:cs="Arial"/>
          <w:color w:val="FF0000"/>
        </w:rPr>
        <w:sym w:font="Wingdings" w:char="F0E0"/>
      </w:r>
      <w:r w:rsidRPr="00597284">
        <w:rPr>
          <w:rFonts w:ascii="Arial" w:hAnsi="Arial" w:cs="Arial"/>
          <w:color w:val="FF0000"/>
          <w:lang w:val="en-US"/>
        </w:rPr>
        <w:t xml:space="preserve"> Ref = 1,1 V</w:t>
      </w:r>
      <w:r w:rsidRPr="00597284">
        <w:rPr>
          <w:rFonts w:ascii="Arial" w:hAnsi="Arial" w:cs="Arial"/>
          <w:color w:val="FF0000"/>
          <w:lang w:val="en-US"/>
        </w:rPr>
        <w:tab/>
        <w:t xml:space="preserve">ADLAR = 1 </w:t>
      </w:r>
      <w:r w:rsidRPr="00597284">
        <w:rPr>
          <w:rFonts w:ascii="Arial" w:hAnsi="Arial" w:cs="Arial"/>
          <w:color w:val="FF0000"/>
        </w:rPr>
        <w:sym w:font="Wingdings" w:char="F0E0"/>
      </w:r>
      <w:r w:rsidRPr="00597284">
        <w:rPr>
          <w:rFonts w:ascii="Arial" w:hAnsi="Arial" w:cs="Arial"/>
          <w:color w:val="FF0000"/>
          <w:lang w:val="en-US"/>
        </w:rPr>
        <w:t xml:space="preserve"> 8 bits (ADCH) </w:t>
      </w:r>
      <w:r w:rsidRPr="00597284">
        <w:rPr>
          <w:rFonts w:ascii="Arial" w:hAnsi="Arial" w:cs="Arial"/>
          <w:color w:val="FF0000"/>
          <w:lang w:val="en-US"/>
        </w:rPr>
        <w:tab/>
        <w:t xml:space="preserve">MUX3,2,1,0 = 011x </w:t>
      </w:r>
      <w:r w:rsidRPr="00597284">
        <w:rPr>
          <w:rFonts w:ascii="Arial" w:hAnsi="Arial" w:cs="Arial"/>
          <w:color w:val="FF0000"/>
        </w:rPr>
        <w:sym w:font="Wingdings" w:char="F0E0"/>
      </w:r>
      <w:r w:rsidRPr="00597284">
        <w:rPr>
          <w:rFonts w:ascii="Arial" w:hAnsi="Arial" w:cs="Arial"/>
          <w:color w:val="FF0000"/>
          <w:lang w:val="en-US"/>
        </w:rPr>
        <w:t xml:space="preserve"> Hall1/Hall2</w:t>
      </w:r>
      <w:r w:rsidRPr="00597284">
        <w:rPr>
          <w:rFonts w:ascii="Arial" w:hAnsi="Arial" w:cs="Arial"/>
          <w:color w:val="FF0000"/>
          <w:lang w:val="en-US"/>
        </w:rPr>
        <w:tab/>
        <w:t xml:space="preserve">ADPS2,1,0 = 000 </w:t>
      </w:r>
      <w:r w:rsidRPr="00597284">
        <w:rPr>
          <w:rFonts w:ascii="Arial" w:hAnsi="Arial" w:cs="Arial"/>
          <w:color w:val="FF0000"/>
        </w:rPr>
        <w:sym w:font="Wingdings" w:char="F0E0"/>
      </w:r>
      <w:r w:rsidRPr="00597284">
        <w:rPr>
          <w:rFonts w:ascii="Arial" w:hAnsi="Arial" w:cs="Arial"/>
          <w:color w:val="FF0000"/>
          <w:lang w:val="en-US"/>
        </w:rPr>
        <w:t xml:space="preserve"> ADCclk = CLK/2</w:t>
      </w:r>
      <w:r w:rsidRPr="00597284">
        <w:rPr>
          <w:rFonts w:ascii="Arial" w:hAnsi="Arial" w:cs="Arial"/>
          <w:color w:val="FF0000"/>
          <w:lang w:val="en-US"/>
        </w:rPr>
        <w:tab/>
        <w:t xml:space="preserve">ADLAR = 1 </w:t>
      </w:r>
      <w:r w:rsidRPr="00597284">
        <w:rPr>
          <w:rFonts w:ascii="Arial" w:hAnsi="Arial" w:cs="Arial"/>
          <w:color w:val="FF0000"/>
        </w:rPr>
        <w:sym w:font="Wingdings" w:char="F0E0"/>
      </w:r>
      <w:r w:rsidRPr="00597284">
        <w:rPr>
          <w:rFonts w:ascii="Arial" w:hAnsi="Arial" w:cs="Arial"/>
          <w:color w:val="FF0000"/>
          <w:lang w:val="en-US"/>
        </w:rPr>
        <w:t xml:space="preserve"> 8 bits, usar ADCH</w:t>
      </w:r>
    </w:p>
    <w:p w14:paraId="7A578FE1" w14:textId="0C37A746" w:rsidR="00AA3946" w:rsidRPr="00597284" w:rsidRDefault="00AA3946" w:rsidP="00AA3946">
      <w:pPr>
        <w:pStyle w:val="PargrafodaLista"/>
        <w:spacing w:after="0"/>
        <w:rPr>
          <w:color w:val="FF0000"/>
          <w:lang w:val="en-US"/>
        </w:rPr>
      </w:pPr>
    </w:p>
    <w:p w14:paraId="4E18E5F2" w14:textId="2C3A53A0" w:rsidR="00AA3946" w:rsidRPr="00597284" w:rsidRDefault="00AA3946" w:rsidP="00AA3946">
      <w:pPr>
        <w:pStyle w:val="PargrafodaLista"/>
        <w:spacing w:after="0"/>
        <w:rPr>
          <w:color w:val="FF0000"/>
          <w:lang w:val="en-US"/>
        </w:rPr>
      </w:pPr>
    </w:p>
    <w:p w14:paraId="54A6EB61" w14:textId="22A0C24E" w:rsidR="00AA3946" w:rsidRPr="00597284" w:rsidRDefault="00AA3946" w:rsidP="00AA3946">
      <w:pPr>
        <w:pStyle w:val="PargrafodaLista"/>
        <w:spacing w:after="0"/>
        <w:rPr>
          <w:color w:val="FF0000"/>
          <w:lang w:val="en-US"/>
        </w:rPr>
      </w:pPr>
    </w:p>
    <w:p w14:paraId="0C4AEA8E" w14:textId="3114F040" w:rsidR="00AA3946" w:rsidRPr="00597284" w:rsidRDefault="00AA3946" w:rsidP="00AA3946">
      <w:pPr>
        <w:pStyle w:val="PargrafodaLista"/>
        <w:spacing w:after="0"/>
        <w:rPr>
          <w:color w:val="FF0000"/>
          <w:lang w:val="en-US"/>
        </w:rPr>
      </w:pPr>
    </w:p>
    <w:p w14:paraId="0B51969A" w14:textId="540B5322" w:rsidR="00AA3946" w:rsidRPr="00597284" w:rsidRDefault="00AA3946" w:rsidP="00AA3946">
      <w:pPr>
        <w:pStyle w:val="PargrafodaLista"/>
        <w:spacing w:after="0"/>
        <w:rPr>
          <w:color w:val="FF0000"/>
          <w:lang w:val="en-US"/>
        </w:rPr>
      </w:pPr>
    </w:p>
    <w:p w14:paraId="51811A3D" w14:textId="77777777" w:rsidR="00AA3946" w:rsidRPr="00597284" w:rsidRDefault="00AA3946" w:rsidP="00AA3946">
      <w:pPr>
        <w:pStyle w:val="PargrafodaLista"/>
        <w:spacing w:after="0"/>
        <w:rPr>
          <w:color w:val="FF0000"/>
          <w:lang w:val="en-US"/>
        </w:rPr>
      </w:pPr>
    </w:p>
    <w:p w14:paraId="3B2B6117" w14:textId="68D042C5" w:rsidR="002927AD" w:rsidRPr="00597284" w:rsidRDefault="002927AD">
      <w:pPr>
        <w:rPr>
          <w:color w:val="FF0000"/>
          <w:lang w:val="en-US"/>
        </w:rPr>
      </w:pPr>
      <w:r w:rsidRPr="00597284">
        <w:rPr>
          <w:color w:val="FF0000"/>
          <w:lang w:val="en-US"/>
        </w:rPr>
        <w:br w:type="page"/>
      </w:r>
    </w:p>
    <w:p w14:paraId="0F0F2E7D" w14:textId="3C962014" w:rsidR="002F076B" w:rsidRPr="00597284" w:rsidRDefault="002F076B" w:rsidP="002F076B">
      <w:pPr>
        <w:spacing w:after="0"/>
        <w:jc w:val="center"/>
        <w:rPr>
          <w:b/>
          <w:bCs/>
          <w:color w:val="FF0000"/>
          <w:sz w:val="40"/>
          <w:szCs w:val="40"/>
          <w:lang w:val="en-US"/>
        </w:rPr>
      </w:pPr>
      <w:r w:rsidRPr="00597284">
        <w:rPr>
          <w:b/>
          <w:bCs/>
          <w:color w:val="FF0000"/>
          <w:sz w:val="40"/>
          <w:szCs w:val="40"/>
          <w:lang w:val="en-US"/>
        </w:rPr>
        <w:lastRenderedPageBreak/>
        <w:t>RTC</w:t>
      </w:r>
    </w:p>
    <w:p w14:paraId="547733B9" w14:textId="6A871E7A" w:rsidR="002F076B" w:rsidRPr="00597284" w:rsidRDefault="002F076B" w:rsidP="002F076B">
      <w:pPr>
        <w:spacing w:after="0"/>
        <w:rPr>
          <w:color w:val="FF0000"/>
        </w:rPr>
      </w:pPr>
      <w:r w:rsidRPr="00597284">
        <w:rPr>
          <w:color w:val="FF0000"/>
        </w:rPr>
        <w:t>02/12/2020 - Funções para acessar o RTC DS3231</w:t>
      </w:r>
    </w:p>
    <w:p w14:paraId="7C081087" w14:textId="524EA405" w:rsidR="002F076B" w:rsidRPr="00597284" w:rsidRDefault="002F076B" w:rsidP="002F076B">
      <w:pPr>
        <w:spacing w:after="0"/>
        <w:jc w:val="center"/>
        <w:rPr>
          <w:color w:val="FF0000"/>
        </w:rPr>
      </w:pPr>
      <w:r w:rsidRPr="00597284">
        <w:rPr>
          <w:color w:val="FF0000"/>
        </w:rPr>
        <w:object w:dxaOrig="11660" w:dyaOrig="8150" w14:anchorId="2F4FB6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5.4pt;height:251.8pt" o:ole="">
            <v:imagedata r:id="rId8" o:title=""/>
          </v:shape>
          <o:OLEObject Type="Embed" ProgID="Paint.Picture" ShapeID="_x0000_i1025" DrawAspect="Content" ObjectID="_1706185455" r:id="rId9"/>
        </w:object>
      </w:r>
    </w:p>
    <w:p w14:paraId="7F09B2EA" w14:textId="77777777" w:rsidR="002F076B" w:rsidRPr="00597284" w:rsidRDefault="002F076B" w:rsidP="002F076B">
      <w:pPr>
        <w:spacing w:after="0"/>
        <w:jc w:val="center"/>
        <w:rPr>
          <w:color w:val="FF0000"/>
          <w:sz w:val="28"/>
          <w:szCs w:val="28"/>
        </w:rPr>
      </w:pPr>
    </w:p>
    <w:p w14:paraId="7B7136B1" w14:textId="2DF7306E" w:rsidR="002F076B" w:rsidRPr="00597284" w:rsidRDefault="002F076B" w:rsidP="002F076B">
      <w:pPr>
        <w:spacing w:after="0"/>
        <w:jc w:val="center"/>
        <w:rPr>
          <w:color w:val="FF0000"/>
          <w:sz w:val="28"/>
          <w:szCs w:val="28"/>
        </w:rPr>
      </w:pPr>
      <w:r w:rsidRPr="00597284">
        <w:rPr>
          <w:color w:val="FF0000"/>
          <w:sz w:val="28"/>
          <w:szCs w:val="28"/>
        </w:rPr>
        <w:t>Funções</w:t>
      </w:r>
    </w:p>
    <w:tbl>
      <w:tblPr>
        <w:tblStyle w:val="Tabelacomgrade"/>
        <w:tblW w:w="5408" w:type="dxa"/>
        <w:jc w:val="center"/>
        <w:tblLook w:val="04A0" w:firstRow="1" w:lastRow="0" w:firstColumn="1" w:lastColumn="0" w:noHBand="0" w:noVBand="1"/>
      </w:tblPr>
      <w:tblGrid>
        <w:gridCol w:w="678"/>
        <w:gridCol w:w="1956"/>
        <w:gridCol w:w="2774"/>
      </w:tblGrid>
      <w:tr w:rsidR="00597284" w:rsidRPr="00597284" w14:paraId="58242A3B" w14:textId="77777777" w:rsidTr="00E70A14">
        <w:trPr>
          <w:jc w:val="center"/>
        </w:trPr>
        <w:tc>
          <w:tcPr>
            <w:tcW w:w="678" w:type="dxa"/>
          </w:tcPr>
          <w:p w14:paraId="414C1D3C" w14:textId="77777777" w:rsidR="002F076B" w:rsidRPr="00597284" w:rsidRDefault="002F076B" w:rsidP="008052F5">
            <w:pPr>
              <w:rPr>
                <w:color w:val="FF0000"/>
              </w:rPr>
            </w:pPr>
          </w:p>
        </w:tc>
        <w:tc>
          <w:tcPr>
            <w:tcW w:w="1956" w:type="dxa"/>
          </w:tcPr>
          <w:p w14:paraId="200A673B" w14:textId="77777777" w:rsidR="002F076B" w:rsidRPr="00597284" w:rsidRDefault="002F076B" w:rsidP="008052F5">
            <w:pPr>
              <w:rPr>
                <w:color w:val="FF0000"/>
              </w:rPr>
            </w:pPr>
          </w:p>
        </w:tc>
        <w:tc>
          <w:tcPr>
            <w:tcW w:w="2774" w:type="dxa"/>
          </w:tcPr>
          <w:p w14:paraId="4A271381" w14:textId="77777777" w:rsidR="002F076B" w:rsidRPr="00597284" w:rsidRDefault="002F076B" w:rsidP="008052F5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5797647A" w14:textId="77777777" w:rsidTr="00E70A14">
        <w:trPr>
          <w:jc w:val="center"/>
        </w:trPr>
        <w:tc>
          <w:tcPr>
            <w:tcW w:w="678" w:type="dxa"/>
          </w:tcPr>
          <w:p w14:paraId="02F1CB66" w14:textId="77777777" w:rsidR="00924760" w:rsidRPr="00597284" w:rsidRDefault="00924760" w:rsidP="00924760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1956" w:type="dxa"/>
          </w:tcPr>
          <w:p w14:paraId="1114AA86" w14:textId="34860813" w:rsidR="00924760" w:rsidRPr="00597284" w:rsidRDefault="00924760" w:rsidP="00924760">
            <w:pPr>
              <w:rPr>
                <w:color w:val="FF0000"/>
              </w:rPr>
            </w:pPr>
            <w:r w:rsidRPr="00597284">
              <w:rPr>
                <w:color w:val="FF0000"/>
              </w:rPr>
              <w:t>rtc_</w:t>
            </w:r>
            <w:r w:rsidR="004B64ED" w:rsidRPr="00597284">
              <w:rPr>
                <w:color w:val="FF0000"/>
              </w:rPr>
              <w:t>temp</w:t>
            </w:r>
          </w:p>
        </w:tc>
        <w:tc>
          <w:tcPr>
            <w:tcW w:w="2774" w:type="dxa"/>
          </w:tcPr>
          <w:p w14:paraId="60DE9F70" w14:textId="782AC8CB" w:rsidR="00924760" w:rsidRPr="00597284" w:rsidRDefault="00924760" w:rsidP="00924760">
            <w:pPr>
              <w:rPr>
                <w:color w:val="FF0000"/>
              </w:rPr>
            </w:pPr>
            <w:r w:rsidRPr="00597284">
              <w:rPr>
                <w:color w:val="FF0000"/>
              </w:rPr>
              <w:t xml:space="preserve">(byte </w:t>
            </w:r>
            <w:r w:rsidR="004B64ED" w:rsidRPr="00597284">
              <w:rPr>
                <w:color w:val="FF0000"/>
              </w:rPr>
              <w:t>*tp)</w:t>
            </w:r>
          </w:p>
        </w:tc>
      </w:tr>
      <w:tr w:rsidR="00597284" w:rsidRPr="00597284" w14:paraId="4C5BBBBF" w14:textId="77777777" w:rsidTr="00E70A14">
        <w:trPr>
          <w:jc w:val="center"/>
        </w:trPr>
        <w:tc>
          <w:tcPr>
            <w:tcW w:w="678" w:type="dxa"/>
          </w:tcPr>
          <w:p w14:paraId="65F67F86" w14:textId="42EDF9CA" w:rsidR="00924760" w:rsidRPr="00597284" w:rsidRDefault="00924760" w:rsidP="00924760">
            <w:pPr>
              <w:rPr>
                <w:color w:val="FF0000"/>
              </w:rPr>
            </w:pPr>
          </w:p>
        </w:tc>
        <w:tc>
          <w:tcPr>
            <w:tcW w:w="1956" w:type="dxa"/>
          </w:tcPr>
          <w:p w14:paraId="3C872467" w14:textId="26C08654" w:rsidR="00924760" w:rsidRPr="00597284" w:rsidRDefault="00924760" w:rsidP="00924760">
            <w:pPr>
              <w:rPr>
                <w:color w:val="FF0000"/>
              </w:rPr>
            </w:pPr>
          </w:p>
        </w:tc>
        <w:tc>
          <w:tcPr>
            <w:tcW w:w="2774" w:type="dxa"/>
          </w:tcPr>
          <w:p w14:paraId="278C4C66" w14:textId="60A14AD4" w:rsidR="00924760" w:rsidRPr="00597284" w:rsidRDefault="00924760" w:rsidP="00924760">
            <w:pPr>
              <w:rPr>
                <w:color w:val="FF0000"/>
              </w:rPr>
            </w:pPr>
          </w:p>
        </w:tc>
      </w:tr>
      <w:tr w:rsidR="00597284" w:rsidRPr="00597284" w14:paraId="29BD023F" w14:textId="77777777" w:rsidTr="00E70A14">
        <w:trPr>
          <w:jc w:val="center"/>
        </w:trPr>
        <w:tc>
          <w:tcPr>
            <w:tcW w:w="678" w:type="dxa"/>
          </w:tcPr>
          <w:p w14:paraId="51360591" w14:textId="77777777" w:rsidR="00E70A14" w:rsidRPr="00597284" w:rsidRDefault="00E70A14" w:rsidP="00D6235C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1956" w:type="dxa"/>
          </w:tcPr>
          <w:p w14:paraId="20807AF2" w14:textId="6BF0449C" w:rsidR="00E70A14" w:rsidRPr="00597284" w:rsidRDefault="00E70A14" w:rsidP="00D6235C">
            <w:pPr>
              <w:rPr>
                <w:color w:val="FF0000"/>
              </w:rPr>
            </w:pPr>
            <w:r w:rsidRPr="00597284">
              <w:rPr>
                <w:color w:val="FF0000"/>
              </w:rPr>
              <w:t>rtc_kxc_on_hora</w:t>
            </w:r>
          </w:p>
        </w:tc>
        <w:tc>
          <w:tcPr>
            <w:tcW w:w="2774" w:type="dxa"/>
          </w:tcPr>
          <w:p w14:paraId="7BF965A2" w14:textId="4FFF76ED" w:rsidR="00E70A14" w:rsidRPr="00597284" w:rsidRDefault="00E70A14" w:rsidP="00D6235C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minu)</w:t>
            </w:r>
          </w:p>
        </w:tc>
      </w:tr>
      <w:tr w:rsidR="00597284" w:rsidRPr="00597284" w14:paraId="11C8D508" w14:textId="77777777" w:rsidTr="00E70A14">
        <w:trPr>
          <w:jc w:val="center"/>
        </w:trPr>
        <w:tc>
          <w:tcPr>
            <w:tcW w:w="678" w:type="dxa"/>
          </w:tcPr>
          <w:p w14:paraId="763E6E4B" w14:textId="5FA3D848" w:rsidR="00924760" w:rsidRPr="00597284" w:rsidRDefault="001B1C29" w:rsidP="00924760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1956" w:type="dxa"/>
          </w:tcPr>
          <w:p w14:paraId="541A2044" w14:textId="5067E12F" w:rsidR="00924760" w:rsidRPr="00597284" w:rsidRDefault="001B1C29" w:rsidP="00924760">
            <w:pPr>
              <w:rPr>
                <w:color w:val="FF0000"/>
              </w:rPr>
            </w:pPr>
            <w:r w:rsidRPr="00597284">
              <w:rPr>
                <w:color w:val="FF0000"/>
              </w:rPr>
              <w:t>rtc_kxc_on_minuto</w:t>
            </w:r>
          </w:p>
        </w:tc>
        <w:tc>
          <w:tcPr>
            <w:tcW w:w="2774" w:type="dxa"/>
          </w:tcPr>
          <w:p w14:paraId="0954B5A3" w14:textId="00AABFF4" w:rsidR="00924760" w:rsidRPr="00597284" w:rsidRDefault="001B1C29" w:rsidP="00924760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seg)</w:t>
            </w:r>
          </w:p>
        </w:tc>
      </w:tr>
      <w:tr w:rsidR="00597284" w:rsidRPr="00597284" w14:paraId="351BB4BF" w14:textId="77777777" w:rsidTr="00E70A14">
        <w:trPr>
          <w:jc w:val="center"/>
        </w:trPr>
        <w:tc>
          <w:tcPr>
            <w:tcW w:w="678" w:type="dxa"/>
          </w:tcPr>
          <w:p w14:paraId="0F99EA6A" w14:textId="77777777" w:rsidR="00924760" w:rsidRPr="00597284" w:rsidRDefault="00924760" w:rsidP="00924760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1956" w:type="dxa"/>
          </w:tcPr>
          <w:p w14:paraId="1EC28F12" w14:textId="77777777" w:rsidR="00924760" w:rsidRPr="00597284" w:rsidRDefault="00924760" w:rsidP="00924760">
            <w:pPr>
              <w:rPr>
                <w:color w:val="FF0000"/>
              </w:rPr>
            </w:pPr>
            <w:r w:rsidRPr="00597284">
              <w:rPr>
                <w:color w:val="FF0000"/>
              </w:rPr>
              <w:t>rtc_alm_hora</w:t>
            </w:r>
          </w:p>
        </w:tc>
        <w:tc>
          <w:tcPr>
            <w:tcW w:w="2774" w:type="dxa"/>
          </w:tcPr>
          <w:p w14:paraId="28F75F9C" w14:textId="77777777" w:rsidR="00924760" w:rsidRPr="00597284" w:rsidRDefault="00924760" w:rsidP="00924760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qual, byte minu)</w:t>
            </w:r>
          </w:p>
        </w:tc>
      </w:tr>
      <w:tr w:rsidR="00597284" w:rsidRPr="00597284" w14:paraId="78CB6893" w14:textId="77777777" w:rsidTr="00E70A14">
        <w:trPr>
          <w:jc w:val="center"/>
        </w:trPr>
        <w:tc>
          <w:tcPr>
            <w:tcW w:w="678" w:type="dxa"/>
          </w:tcPr>
          <w:p w14:paraId="62D4A24D" w14:textId="77777777" w:rsidR="00423F7A" w:rsidRPr="00597284" w:rsidRDefault="00423F7A" w:rsidP="00924760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1956" w:type="dxa"/>
          </w:tcPr>
          <w:p w14:paraId="12635C63" w14:textId="40D832EC" w:rsidR="00423F7A" w:rsidRPr="00597284" w:rsidRDefault="00423F7A" w:rsidP="00924760">
            <w:pPr>
              <w:rPr>
                <w:color w:val="FF0000"/>
              </w:rPr>
            </w:pPr>
            <w:r w:rsidRPr="00597284">
              <w:rPr>
                <w:color w:val="FF0000"/>
              </w:rPr>
              <w:t>rtc_alm_</w:t>
            </w:r>
            <w:r w:rsidR="00924760" w:rsidRPr="00597284">
              <w:rPr>
                <w:color w:val="FF0000"/>
              </w:rPr>
              <w:t>min</w:t>
            </w:r>
          </w:p>
        </w:tc>
        <w:tc>
          <w:tcPr>
            <w:tcW w:w="2774" w:type="dxa"/>
          </w:tcPr>
          <w:p w14:paraId="08DBF179" w14:textId="3749970B" w:rsidR="00423F7A" w:rsidRPr="00597284" w:rsidRDefault="00423F7A" w:rsidP="00924760">
            <w:pPr>
              <w:rPr>
                <w:color w:val="FF0000"/>
              </w:rPr>
            </w:pPr>
            <w:r w:rsidRPr="00597284">
              <w:rPr>
                <w:color w:val="FF0000"/>
              </w:rPr>
              <w:t xml:space="preserve">(byte </w:t>
            </w:r>
            <w:r w:rsidR="007C2334" w:rsidRPr="00597284">
              <w:rPr>
                <w:color w:val="FF0000"/>
              </w:rPr>
              <w:t>seg</w:t>
            </w:r>
            <w:r w:rsidRPr="00597284">
              <w:rPr>
                <w:color w:val="FF0000"/>
              </w:rPr>
              <w:t>)</w:t>
            </w:r>
          </w:p>
        </w:tc>
      </w:tr>
      <w:tr w:rsidR="00597284" w:rsidRPr="00597284" w14:paraId="36A38535" w14:textId="77777777" w:rsidTr="00E70A14">
        <w:trPr>
          <w:jc w:val="center"/>
        </w:trPr>
        <w:tc>
          <w:tcPr>
            <w:tcW w:w="678" w:type="dxa"/>
          </w:tcPr>
          <w:p w14:paraId="6A3B61A1" w14:textId="77777777" w:rsidR="007B48D6" w:rsidRPr="00597284" w:rsidRDefault="007B48D6" w:rsidP="000F1F9B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956" w:type="dxa"/>
          </w:tcPr>
          <w:p w14:paraId="031D5A06" w14:textId="1729A04B" w:rsidR="007B48D6" w:rsidRPr="00597284" w:rsidRDefault="007B48D6" w:rsidP="000F1F9B">
            <w:pPr>
              <w:rPr>
                <w:color w:val="FF0000"/>
              </w:rPr>
            </w:pPr>
            <w:r w:rsidRPr="00597284">
              <w:rPr>
                <w:color w:val="FF0000"/>
              </w:rPr>
              <w:t>rtc_alm_masc</w:t>
            </w:r>
          </w:p>
        </w:tc>
        <w:tc>
          <w:tcPr>
            <w:tcW w:w="2774" w:type="dxa"/>
          </w:tcPr>
          <w:p w14:paraId="18134750" w14:textId="4F62C5A9" w:rsidR="007B48D6" w:rsidRPr="00597284" w:rsidRDefault="007B48D6" w:rsidP="000F1F9B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49B2CA77" w14:textId="77777777" w:rsidTr="00E70A14">
        <w:trPr>
          <w:jc w:val="center"/>
        </w:trPr>
        <w:tc>
          <w:tcPr>
            <w:tcW w:w="678" w:type="dxa"/>
          </w:tcPr>
          <w:p w14:paraId="400EA33D" w14:textId="77777777" w:rsidR="00423F7A" w:rsidRPr="00597284" w:rsidRDefault="00423F7A" w:rsidP="00924760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956" w:type="dxa"/>
          </w:tcPr>
          <w:p w14:paraId="0C9931DB" w14:textId="77777777" w:rsidR="00423F7A" w:rsidRPr="00597284" w:rsidRDefault="00423F7A" w:rsidP="00924760">
            <w:pPr>
              <w:rPr>
                <w:color w:val="FF0000"/>
              </w:rPr>
            </w:pPr>
            <w:r w:rsidRPr="00597284">
              <w:rPr>
                <w:color w:val="FF0000"/>
              </w:rPr>
              <w:t>rtc_ALM</w:t>
            </w:r>
          </w:p>
        </w:tc>
        <w:tc>
          <w:tcPr>
            <w:tcW w:w="2774" w:type="dxa"/>
          </w:tcPr>
          <w:p w14:paraId="6C1A581A" w14:textId="77777777" w:rsidR="00423F7A" w:rsidRPr="00597284" w:rsidRDefault="00423F7A" w:rsidP="00924760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qual)</w:t>
            </w:r>
          </w:p>
        </w:tc>
      </w:tr>
      <w:tr w:rsidR="00597284" w:rsidRPr="00597284" w14:paraId="010C3EF0" w14:textId="77777777" w:rsidTr="00E70A14">
        <w:trPr>
          <w:jc w:val="center"/>
        </w:trPr>
        <w:tc>
          <w:tcPr>
            <w:tcW w:w="678" w:type="dxa"/>
          </w:tcPr>
          <w:p w14:paraId="11F8013C" w14:textId="1379226D" w:rsidR="00423F7A" w:rsidRPr="00597284" w:rsidRDefault="00423F7A" w:rsidP="00924760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956" w:type="dxa"/>
          </w:tcPr>
          <w:p w14:paraId="7254171D" w14:textId="5BDE493A" w:rsidR="00423F7A" w:rsidRPr="00597284" w:rsidRDefault="00423F7A" w:rsidP="00924760">
            <w:pPr>
              <w:rPr>
                <w:color w:val="FF0000"/>
              </w:rPr>
            </w:pPr>
            <w:r w:rsidRPr="00597284">
              <w:rPr>
                <w:color w:val="FF0000"/>
              </w:rPr>
              <w:t>rtc_alm</w:t>
            </w:r>
          </w:p>
        </w:tc>
        <w:tc>
          <w:tcPr>
            <w:tcW w:w="2774" w:type="dxa"/>
          </w:tcPr>
          <w:p w14:paraId="1F0795D8" w14:textId="34099917" w:rsidR="00423F7A" w:rsidRPr="00597284" w:rsidRDefault="00423F7A" w:rsidP="00924760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qual)</w:t>
            </w:r>
          </w:p>
        </w:tc>
      </w:tr>
      <w:tr w:rsidR="00597284" w:rsidRPr="00597284" w14:paraId="2390EB41" w14:textId="77777777" w:rsidTr="00E70A14">
        <w:trPr>
          <w:jc w:val="center"/>
        </w:trPr>
        <w:tc>
          <w:tcPr>
            <w:tcW w:w="678" w:type="dxa"/>
          </w:tcPr>
          <w:p w14:paraId="32242149" w14:textId="77777777" w:rsidR="00423F7A" w:rsidRPr="00597284" w:rsidRDefault="00423F7A" w:rsidP="00924760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956" w:type="dxa"/>
          </w:tcPr>
          <w:p w14:paraId="2F1DAC89" w14:textId="77777777" w:rsidR="00423F7A" w:rsidRPr="00597284" w:rsidRDefault="00423F7A" w:rsidP="00924760">
            <w:pPr>
              <w:rPr>
                <w:color w:val="FF0000"/>
              </w:rPr>
            </w:pPr>
            <w:r w:rsidRPr="00597284">
              <w:rPr>
                <w:color w:val="FF0000"/>
              </w:rPr>
              <w:t>rtc_alm_flag</w:t>
            </w:r>
          </w:p>
        </w:tc>
        <w:tc>
          <w:tcPr>
            <w:tcW w:w="2774" w:type="dxa"/>
          </w:tcPr>
          <w:p w14:paraId="2070D465" w14:textId="77777777" w:rsidR="00423F7A" w:rsidRPr="00597284" w:rsidRDefault="00423F7A" w:rsidP="00924760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qual)</w:t>
            </w:r>
          </w:p>
        </w:tc>
      </w:tr>
      <w:tr w:rsidR="00597284" w:rsidRPr="00597284" w14:paraId="63208A0B" w14:textId="77777777" w:rsidTr="00E70A14">
        <w:trPr>
          <w:jc w:val="center"/>
        </w:trPr>
        <w:tc>
          <w:tcPr>
            <w:tcW w:w="678" w:type="dxa"/>
          </w:tcPr>
          <w:p w14:paraId="391E1BC8" w14:textId="77777777" w:rsidR="00423F7A" w:rsidRPr="00597284" w:rsidRDefault="00423F7A" w:rsidP="00924760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956" w:type="dxa"/>
          </w:tcPr>
          <w:p w14:paraId="531C8A91" w14:textId="77777777" w:rsidR="00423F7A" w:rsidRPr="00597284" w:rsidRDefault="00423F7A" w:rsidP="00924760">
            <w:pPr>
              <w:rPr>
                <w:color w:val="FF0000"/>
              </w:rPr>
            </w:pPr>
            <w:r w:rsidRPr="00597284">
              <w:rPr>
                <w:color w:val="FF0000"/>
              </w:rPr>
              <w:t>rtc_INTCN</w:t>
            </w:r>
          </w:p>
        </w:tc>
        <w:tc>
          <w:tcPr>
            <w:tcW w:w="2774" w:type="dxa"/>
          </w:tcPr>
          <w:p w14:paraId="08FCBE63" w14:textId="77777777" w:rsidR="00423F7A" w:rsidRPr="00597284" w:rsidRDefault="00423F7A" w:rsidP="00924760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2A9CAA6A" w14:textId="77777777" w:rsidTr="00E70A14">
        <w:trPr>
          <w:jc w:val="center"/>
        </w:trPr>
        <w:tc>
          <w:tcPr>
            <w:tcW w:w="678" w:type="dxa"/>
          </w:tcPr>
          <w:p w14:paraId="79AC1899" w14:textId="77777777" w:rsidR="00423F7A" w:rsidRPr="00597284" w:rsidRDefault="00423F7A" w:rsidP="00924760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956" w:type="dxa"/>
          </w:tcPr>
          <w:p w14:paraId="5A38A050" w14:textId="33FE8941" w:rsidR="00423F7A" w:rsidRPr="00597284" w:rsidRDefault="00423F7A" w:rsidP="00924760">
            <w:pPr>
              <w:rPr>
                <w:color w:val="FF0000"/>
              </w:rPr>
            </w:pPr>
            <w:r w:rsidRPr="00597284">
              <w:rPr>
                <w:color w:val="FF0000"/>
              </w:rPr>
              <w:t>rtc_intcn</w:t>
            </w:r>
          </w:p>
        </w:tc>
        <w:tc>
          <w:tcPr>
            <w:tcW w:w="2774" w:type="dxa"/>
          </w:tcPr>
          <w:p w14:paraId="496B0B48" w14:textId="28DD4750" w:rsidR="00423F7A" w:rsidRPr="00597284" w:rsidRDefault="00423F7A" w:rsidP="00924760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1147AB86" w14:textId="77777777" w:rsidTr="00E70A14">
        <w:trPr>
          <w:jc w:val="center"/>
        </w:trPr>
        <w:tc>
          <w:tcPr>
            <w:tcW w:w="678" w:type="dxa"/>
          </w:tcPr>
          <w:p w14:paraId="4DD72AE5" w14:textId="5F2A212C" w:rsidR="00423F7A" w:rsidRPr="00597284" w:rsidRDefault="00423F7A" w:rsidP="00423F7A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1956" w:type="dxa"/>
          </w:tcPr>
          <w:p w14:paraId="52956563" w14:textId="40BBCB53" w:rsidR="00423F7A" w:rsidRPr="00597284" w:rsidRDefault="00423F7A" w:rsidP="00423F7A">
            <w:pPr>
              <w:rPr>
                <w:color w:val="FF0000"/>
              </w:rPr>
            </w:pPr>
            <w:r w:rsidRPr="00597284">
              <w:rPr>
                <w:color w:val="FF0000"/>
              </w:rPr>
              <w:t>rtc_wr_data_hora</w:t>
            </w:r>
          </w:p>
        </w:tc>
        <w:tc>
          <w:tcPr>
            <w:tcW w:w="2774" w:type="dxa"/>
          </w:tcPr>
          <w:p w14:paraId="485F763C" w14:textId="25C149A8" w:rsidR="00423F7A" w:rsidRPr="00597284" w:rsidRDefault="00423F7A" w:rsidP="00423F7A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65029AF5" w14:textId="77777777" w:rsidTr="00E70A14">
        <w:trPr>
          <w:jc w:val="center"/>
        </w:trPr>
        <w:tc>
          <w:tcPr>
            <w:tcW w:w="678" w:type="dxa"/>
          </w:tcPr>
          <w:p w14:paraId="2AB4BE9D" w14:textId="77777777" w:rsidR="00423F7A" w:rsidRPr="00597284" w:rsidRDefault="00423F7A" w:rsidP="00423F7A">
            <w:pPr>
              <w:rPr>
                <w:color w:val="FF0000"/>
              </w:rPr>
            </w:pPr>
          </w:p>
          <w:p w14:paraId="058BF159" w14:textId="483EC267" w:rsidR="006B61CA" w:rsidRPr="00597284" w:rsidRDefault="006B61CA" w:rsidP="00423F7A">
            <w:pPr>
              <w:rPr>
                <w:color w:val="FF0000"/>
              </w:rPr>
            </w:pPr>
          </w:p>
        </w:tc>
        <w:tc>
          <w:tcPr>
            <w:tcW w:w="1956" w:type="dxa"/>
          </w:tcPr>
          <w:p w14:paraId="64B6A99D" w14:textId="22454E7B" w:rsidR="00423F7A" w:rsidRPr="00597284" w:rsidRDefault="00423F7A" w:rsidP="00423F7A">
            <w:pPr>
              <w:rPr>
                <w:color w:val="FF0000"/>
              </w:rPr>
            </w:pPr>
          </w:p>
        </w:tc>
        <w:tc>
          <w:tcPr>
            <w:tcW w:w="2774" w:type="dxa"/>
          </w:tcPr>
          <w:p w14:paraId="4E95D469" w14:textId="1C3116D3" w:rsidR="00423F7A" w:rsidRPr="00597284" w:rsidRDefault="00423F7A" w:rsidP="00423F7A">
            <w:pPr>
              <w:rPr>
                <w:color w:val="FF0000"/>
              </w:rPr>
            </w:pPr>
          </w:p>
        </w:tc>
      </w:tr>
      <w:tr w:rsidR="00597284" w:rsidRPr="00597284" w14:paraId="5713594E" w14:textId="77777777" w:rsidTr="00E70A14">
        <w:trPr>
          <w:jc w:val="center"/>
        </w:trPr>
        <w:tc>
          <w:tcPr>
            <w:tcW w:w="678" w:type="dxa"/>
          </w:tcPr>
          <w:p w14:paraId="2FFF888A" w14:textId="223E2040" w:rsidR="00423F7A" w:rsidRPr="00597284" w:rsidRDefault="00423F7A" w:rsidP="00423F7A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956" w:type="dxa"/>
          </w:tcPr>
          <w:p w14:paraId="7925E04F" w14:textId="70055A97" w:rsidR="00423F7A" w:rsidRPr="00597284" w:rsidRDefault="00423F7A" w:rsidP="00423F7A">
            <w:pPr>
              <w:rPr>
                <w:color w:val="FF0000"/>
              </w:rPr>
            </w:pPr>
            <w:r w:rsidRPr="00597284">
              <w:rPr>
                <w:color w:val="FF0000"/>
              </w:rPr>
              <w:t>rtc_wr</w:t>
            </w:r>
          </w:p>
        </w:tc>
        <w:tc>
          <w:tcPr>
            <w:tcW w:w="2774" w:type="dxa"/>
          </w:tcPr>
          <w:p w14:paraId="3D1B3029" w14:textId="18714007" w:rsidR="00423F7A" w:rsidRPr="00597284" w:rsidRDefault="00423F7A" w:rsidP="00423F7A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reg, byte dado)</w:t>
            </w:r>
          </w:p>
        </w:tc>
      </w:tr>
      <w:tr w:rsidR="00597284" w:rsidRPr="00597284" w14:paraId="232ED5B4" w14:textId="77777777" w:rsidTr="00E70A14">
        <w:trPr>
          <w:jc w:val="center"/>
        </w:trPr>
        <w:tc>
          <w:tcPr>
            <w:tcW w:w="678" w:type="dxa"/>
          </w:tcPr>
          <w:p w14:paraId="7E7508A0" w14:textId="4EBC2A2B" w:rsidR="00423F7A" w:rsidRPr="00597284" w:rsidRDefault="00423F7A" w:rsidP="00423F7A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1956" w:type="dxa"/>
          </w:tcPr>
          <w:p w14:paraId="6AD8D13E" w14:textId="10D90CF7" w:rsidR="00423F7A" w:rsidRPr="00597284" w:rsidRDefault="00423F7A" w:rsidP="00423F7A">
            <w:pPr>
              <w:rPr>
                <w:color w:val="FF0000"/>
              </w:rPr>
            </w:pPr>
            <w:r w:rsidRPr="00597284">
              <w:rPr>
                <w:color w:val="FF0000"/>
              </w:rPr>
              <w:t>rtc_rd</w:t>
            </w:r>
          </w:p>
        </w:tc>
        <w:tc>
          <w:tcPr>
            <w:tcW w:w="2774" w:type="dxa"/>
          </w:tcPr>
          <w:p w14:paraId="1AE01FC0" w14:textId="2CB2ADE0" w:rsidR="00423F7A" w:rsidRPr="00597284" w:rsidRDefault="00423F7A" w:rsidP="00423F7A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reg)</w:t>
            </w:r>
          </w:p>
        </w:tc>
      </w:tr>
      <w:tr w:rsidR="00597284" w:rsidRPr="00597284" w14:paraId="73CA0C21" w14:textId="77777777" w:rsidTr="00E70A14">
        <w:trPr>
          <w:jc w:val="center"/>
        </w:trPr>
        <w:tc>
          <w:tcPr>
            <w:tcW w:w="678" w:type="dxa"/>
          </w:tcPr>
          <w:p w14:paraId="21CC53D0" w14:textId="77777777" w:rsidR="00423F7A" w:rsidRPr="00597284" w:rsidRDefault="00423F7A" w:rsidP="00924760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956" w:type="dxa"/>
          </w:tcPr>
          <w:p w14:paraId="36B80930" w14:textId="77777777" w:rsidR="00423F7A" w:rsidRPr="00597284" w:rsidRDefault="00423F7A" w:rsidP="00924760">
            <w:pPr>
              <w:rPr>
                <w:color w:val="FF0000"/>
              </w:rPr>
            </w:pPr>
            <w:r w:rsidRPr="00597284">
              <w:rPr>
                <w:color w:val="FF0000"/>
              </w:rPr>
              <w:t>rtc_wr_blk</w:t>
            </w:r>
          </w:p>
        </w:tc>
        <w:tc>
          <w:tcPr>
            <w:tcW w:w="2774" w:type="dxa"/>
          </w:tcPr>
          <w:p w14:paraId="4D4539DF" w14:textId="77777777" w:rsidR="00423F7A" w:rsidRPr="00597284" w:rsidRDefault="00423F7A" w:rsidP="00924760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(byte reg, byte *vt, byte qtd)</w:t>
            </w:r>
          </w:p>
        </w:tc>
      </w:tr>
      <w:tr w:rsidR="00597284" w:rsidRPr="00597284" w14:paraId="4BD07EE9" w14:textId="77777777" w:rsidTr="00E70A14">
        <w:trPr>
          <w:jc w:val="center"/>
        </w:trPr>
        <w:tc>
          <w:tcPr>
            <w:tcW w:w="678" w:type="dxa"/>
          </w:tcPr>
          <w:p w14:paraId="63A857C5" w14:textId="77777777" w:rsidR="00423F7A" w:rsidRPr="00597284" w:rsidRDefault="00423F7A" w:rsidP="00924760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956" w:type="dxa"/>
          </w:tcPr>
          <w:p w14:paraId="4C3C0293" w14:textId="1710C168" w:rsidR="00423F7A" w:rsidRPr="00597284" w:rsidRDefault="00423F7A" w:rsidP="00924760">
            <w:pPr>
              <w:rPr>
                <w:color w:val="FF0000"/>
              </w:rPr>
            </w:pPr>
            <w:r w:rsidRPr="00597284">
              <w:rPr>
                <w:color w:val="FF0000"/>
              </w:rPr>
              <w:t>rtc_rd_blk</w:t>
            </w:r>
          </w:p>
        </w:tc>
        <w:tc>
          <w:tcPr>
            <w:tcW w:w="2774" w:type="dxa"/>
          </w:tcPr>
          <w:p w14:paraId="353BA25C" w14:textId="4EDA2C2E" w:rsidR="00423F7A" w:rsidRPr="00597284" w:rsidRDefault="00423F7A" w:rsidP="00924760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(byte reg, byte *vt, byte qtd)</w:t>
            </w:r>
          </w:p>
        </w:tc>
      </w:tr>
      <w:tr w:rsidR="00597284" w:rsidRPr="00597284" w14:paraId="0BA30985" w14:textId="77777777" w:rsidTr="00E70A14">
        <w:trPr>
          <w:jc w:val="center"/>
        </w:trPr>
        <w:tc>
          <w:tcPr>
            <w:tcW w:w="678" w:type="dxa"/>
          </w:tcPr>
          <w:p w14:paraId="18A1822B" w14:textId="2FC19E13" w:rsidR="00423F7A" w:rsidRPr="00597284" w:rsidRDefault="00423F7A" w:rsidP="00924760">
            <w:pPr>
              <w:rPr>
                <w:color w:val="FF0000"/>
                <w:lang w:val="en-US"/>
              </w:rPr>
            </w:pPr>
          </w:p>
        </w:tc>
        <w:tc>
          <w:tcPr>
            <w:tcW w:w="1956" w:type="dxa"/>
          </w:tcPr>
          <w:p w14:paraId="070B7714" w14:textId="23A29883" w:rsidR="00423F7A" w:rsidRPr="00597284" w:rsidRDefault="00423F7A" w:rsidP="00924760">
            <w:pPr>
              <w:rPr>
                <w:color w:val="FF0000"/>
                <w:lang w:val="en-US"/>
              </w:rPr>
            </w:pPr>
          </w:p>
        </w:tc>
        <w:tc>
          <w:tcPr>
            <w:tcW w:w="2774" w:type="dxa"/>
          </w:tcPr>
          <w:p w14:paraId="5DE3EA5E" w14:textId="29405250" w:rsidR="00423F7A" w:rsidRPr="00597284" w:rsidRDefault="00423F7A" w:rsidP="00924760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09155983" w14:textId="77777777" w:rsidTr="00E70A14">
        <w:trPr>
          <w:jc w:val="center"/>
        </w:trPr>
        <w:tc>
          <w:tcPr>
            <w:tcW w:w="678" w:type="dxa"/>
          </w:tcPr>
          <w:p w14:paraId="56C922C5" w14:textId="16862307" w:rsidR="00423F7A" w:rsidRPr="00597284" w:rsidRDefault="00423F7A" w:rsidP="00423F7A">
            <w:pPr>
              <w:rPr>
                <w:color w:val="FF0000"/>
                <w:lang w:val="en-US"/>
              </w:rPr>
            </w:pPr>
          </w:p>
        </w:tc>
        <w:tc>
          <w:tcPr>
            <w:tcW w:w="1956" w:type="dxa"/>
          </w:tcPr>
          <w:p w14:paraId="7D47CB3C" w14:textId="3E607C1C" w:rsidR="00423F7A" w:rsidRPr="00597284" w:rsidRDefault="00423F7A" w:rsidP="00423F7A">
            <w:pPr>
              <w:rPr>
                <w:color w:val="FF0000"/>
                <w:lang w:val="en-US"/>
              </w:rPr>
            </w:pPr>
          </w:p>
        </w:tc>
        <w:tc>
          <w:tcPr>
            <w:tcW w:w="2774" w:type="dxa"/>
          </w:tcPr>
          <w:p w14:paraId="464CBDAC" w14:textId="29B5CC04" w:rsidR="00423F7A" w:rsidRPr="00597284" w:rsidRDefault="00423F7A" w:rsidP="00423F7A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4ECB4829" w14:textId="77777777" w:rsidTr="00E70A14">
        <w:trPr>
          <w:jc w:val="center"/>
        </w:trPr>
        <w:tc>
          <w:tcPr>
            <w:tcW w:w="678" w:type="dxa"/>
          </w:tcPr>
          <w:p w14:paraId="1317AAE5" w14:textId="5CD91977" w:rsidR="00423F7A" w:rsidRPr="00597284" w:rsidRDefault="00423F7A" w:rsidP="00423F7A">
            <w:pPr>
              <w:rPr>
                <w:color w:val="FF0000"/>
                <w:lang w:val="en-US"/>
              </w:rPr>
            </w:pPr>
          </w:p>
        </w:tc>
        <w:tc>
          <w:tcPr>
            <w:tcW w:w="1956" w:type="dxa"/>
          </w:tcPr>
          <w:p w14:paraId="0E03BE6E" w14:textId="50836C28" w:rsidR="00423F7A" w:rsidRPr="00597284" w:rsidRDefault="00423F7A" w:rsidP="00423F7A">
            <w:pPr>
              <w:rPr>
                <w:color w:val="FF0000"/>
                <w:lang w:val="en-US"/>
              </w:rPr>
            </w:pPr>
          </w:p>
        </w:tc>
        <w:tc>
          <w:tcPr>
            <w:tcW w:w="2774" w:type="dxa"/>
          </w:tcPr>
          <w:p w14:paraId="40AD2E05" w14:textId="32FA89C0" w:rsidR="00423F7A" w:rsidRPr="00597284" w:rsidRDefault="00423F7A" w:rsidP="00423F7A">
            <w:pPr>
              <w:rPr>
                <w:color w:val="FF0000"/>
                <w:lang w:val="en-US"/>
              </w:rPr>
            </w:pPr>
          </w:p>
        </w:tc>
      </w:tr>
    </w:tbl>
    <w:p w14:paraId="189E6180" w14:textId="27AB5310" w:rsidR="002F076B" w:rsidRPr="00597284" w:rsidRDefault="002F076B">
      <w:pPr>
        <w:rPr>
          <w:color w:val="FF0000"/>
          <w:lang w:val="en-US"/>
        </w:rPr>
      </w:pPr>
    </w:p>
    <w:p w14:paraId="65B477C5" w14:textId="036507A5" w:rsidR="004B64ED" w:rsidRPr="00597284" w:rsidRDefault="004B64ED" w:rsidP="004B64ED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rtc_temp</w:t>
      </w:r>
      <w:r w:rsidRPr="00597284">
        <w:rPr>
          <w:color w:val="FF0000"/>
          <w:lang w:val="en-US"/>
        </w:rPr>
        <w:t xml:space="preserve"> (byte *tp)</w:t>
      </w:r>
    </w:p>
    <w:p w14:paraId="07C4CE5E" w14:textId="77777777" w:rsidR="004B64ED" w:rsidRPr="00597284" w:rsidRDefault="004B64ED" w:rsidP="004B64ED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Dispara uma conversão de temperatura.</w:t>
      </w:r>
    </w:p>
    <w:p w14:paraId="274BFD5A" w14:textId="77777777" w:rsidR="004B64ED" w:rsidRPr="00597284" w:rsidRDefault="004B64ED" w:rsidP="004B64ED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FALSE de aconteceu timeout na espera do BUSY.</w:t>
      </w:r>
    </w:p>
    <w:p w14:paraId="538DD5F8" w14:textId="16823A11" w:rsidR="004B64ED" w:rsidRPr="00597284" w:rsidRDefault="004B64ED" w:rsidP="004B64ED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lastRenderedPageBreak/>
        <w:t>Valor em tp está em binário, complemento a 2.</w:t>
      </w:r>
    </w:p>
    <w:p w14:paraId="1CFA5B18" w14:textId="77777777" w:rsidR="00E70A14" w:rsidRPr="00597284" w:rsidRDefault="00E70A14" w:rsidP="004B64ED">
      <w:pPr>
        <w:pStyle w:val="PargrafodaLista"/>
        <w:spacing w:after="0"/>
        <w:rPr>
          <w:color w:val="FF0000"/>
        </w:rPr>
      </w:pPr>
    </w:p>
    <w:p w14:paraId="46FFAC40" w14:textId="3ED9B2B4" w:rsidR="0025572C" w:rsidRPr="00597284" w:rsidRDefault="0025572C" w:rsidP="0025572C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 xml:space="preserve">rtc_kxc_on_minuto </w:t>
      </w:r>
      <w:r w:rsidRPr="00597284">
        <w:rPr>
          <w:color w:val="FF0000"/>
          <w:lang w:val="en-US"/>
        </w:rPr>
        <w:t>(byte seg)</w:t>
      </w:r>
    </w:p>
    <w:p w14:paraId="641EEC92" w14:textId="40C8D705" w:rsidR="0025572C" w:rsidRPr="00597284" w:rsidRDefault="0025572C" w:rsidP="0025572C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Faz todos os preparativos para ligar o KXC a cada minuto.</w:t>
      </w:r>
    </w:p>
    <w:p w14:paraId="143A908E" w14:textId="24FAD0B1" w:rsidR="0025572C" w:rsidRPr="00597284" w:rsidRDefault="0025572C" w:rsidP="0025572C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Quanto contador de segundos do RTC fica igual a seg (em decimal) o KXC é ligado.</w:t>
      </w:r>
    </w:p>
    <w:p w14:paraId="651159F2" w14:textId="77777777" w:rsidR="004B64ED" w:rsidRPr="00597284" w:rsidRDefault="004B64ED">
      <w:pPr>
        <w:rPr>
          <w:color w:val="FF0000"/>
        </w:rPr>
      </w:pPr>
    </w:p>
    <w:p w14:paraId="3016EEE8" w14:textId="1D55DC8F" w:rsidR="00423F7A" w:rsidRPr="00597284" w:rsidRDefault="00423F7A" w:rsidP="00423F7A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byte </w:t>
      </w:r>
      <w:r w:rsidRPr="00597284">
        <w:rPr>
          <w:b/>
          <w:bCs/>
          <w:color w:val="FF0000"/>
        </w:rPr>
        <w:t>rtc_alm_</w:t>
      </w:r>
      <w:r w:rsidR="00924760" w:rsidRPr="00597284">
        <w:rPr>
          <w:b/>
          <w:bCs/>
          <w:color w:val="FF0000"/>
        </w:rPr>
        <w:t>hora</w:t>
      </w:r>
      <w:r w:rsidRPr="00597284">
        <w:rPr>
          <w:color w:val="FF0000"/>
        </w:rPr>
        <w:t xml:space="preserve"> (byte qual, byte minu)</w:t>
      </w:r>
    </w:p>
    <w:p w14:paraId="3E74811A" w14:textId="324C6390" w:rsidR="00423F7A" w:rsidRPr="00597284" w:rsidRDefault="00423F7A" w:rsidP="00423F7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Programa alarme para acontecer a cada hora. Alarma quando </w:t>
      </w:r>
      <w:r w:rsidR="002045AB" w:rsidRPr="00597284">
        <w:rPr>
          <w:color w:val="FF0000"/>
        </w:rPr>
        <w:t xml:space="preserve">contador de </w:t>
      </w:r>
      <w:r w:rsidRPr="00597284">
        <w:rPr>
          <w:color w:val="FF0000"/>
        </w:rPr>
        <w:t xml:space="preserve">minutos fica igual a </w:t>
      </w:r>
      <w:r w:rsidRPr="00597284">
        <w:rPr>
          <w:rFonts w:ascii="Courier New" w:hAnsi="Courier New" w:cs="Courier New"/>
          <w:color w:val="FF0000"/>
        </w:rPr>
        <w:t>minu</w:t>
      </w:r>
      <w:r w:rsidRPr="00597284">
        <w:rPr>
          <w:color w:val="FF0000"/>
        </w:rPr>
        <w:t>.</w:t>
      </w:r>
    </w:p>
    <w:p w14:paraId="5C0D075A" w14:textId="28F867CD" w:rsidR="002045AB" w:rsidRPr="00597284" w:rsidRDefault="002045AB" w:rsidP="00423F7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O argumento </w:t>
      </w:r>
      <w:r w:rsidRPr="00597284">
        <w:rPr>
          <w:rFonts w:ascii="Courier New" w:hAnsi="Courier New" w:cs="Courier New"/>
          <w:color w:val="FF0000"/>
        </w:rPr>
        <w:t>qual</w:t>
      </w:r>
      <w:r w:rsidRPr="00597284">
        <w:rPr>
          <w:color w:val="FF0000"/>
        </w:rPr>
        <w:t xml:space="preserve"> indica qual alarme (1 ou 2).</w:t>
      </w:r>
    </w:p>
    <w:p w14:paraId="5CB2EAE1" w14:textId="7CABC6C9" w:rsidR="004B64ED" w:rsidRPr="00597284" w:rsidRDefault="004B64ED" w:rsidP="00423F7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TRUE se tudo certo, FALSE se minu&gt;59.</w:t>
      </w:r>
    </w:p>
    <w:p w14:paraId="37E10A53" w14:textId="7070CABC" w:rsidR="00423F7A" w:rsidRPr="00597284" w:rsidRDefault="00423F7A" w:rsidP="00423F7A">
      <w:pPr>
        <w:pStyle w:val="PargrafodaLista"/>
        <w:spacing w:after="0"/>
        <w:rPr>
          <w:color w:val="FF0000"/>
        </w:rPr>
      </w:pPr>
    </w:p>
    <w:p w14:paraId="563439F1" w14:textId="68E308C3" w:rsidR="00924760" w:rsidRPr="00597284" w:rsidRDefault="00924760" w:rsidP="00924760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rtc_alm_min</w:t>
      </w:r>
      <w:r w:rsidRPr="00597284">
        <w:rPr>
          <w:color w:val="FF0000"/>
          <w:lang w:val="en-US"/>
        </w:rPr>
        <w:t xml:space="preserve"> (byte seg)</w:t>
      </w:r>
    </w:p>
    <w:p w14:paraId="2C9FA56C" w14:textId="21FF2929" w:rsidR="00924760" w:rsidRPr="00597284" w:rsidRDefault="00924760" w:rsidP="00924760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Programa alarme para acontecer a cada minuto. Alarma quando contador de segundos fica igual a </w:t>
      </w:r>
      <w:r w:rsidRPr="00597284">
        <w:rPr>
          <w:rFonts w:ascii="Courier New" w:hAnsi="Courier New" w:cs="Courier New"/>
          <w:color w:val="FF0000"/>
        </w:rPr>
        <w:t>seg</w:t>
      </w:r>
      <w:r w:rsidRPr="00597284">
        <w:rPr>
          <w:color w:val="FF0000"/>
        </w:rPr>
        <w:t>.</w:t>
      </w:r>
    </w:p>
    <w:p w14:paraId="0399F608" w14:textId="4F23CCEB" w:rsidR="00924760" w:rsidRPr="00597284" w:rsidRDefault="004B64ED" w:rsidP="00924760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Só o alarme 1 tem este recurso.</w:t>
      </w:r>
    </w:p>
    <w:p w14:paraId="633E1CFC" w14:textId="2C0C9119" w:rsidR="004B64ED" w:rsidRPr="00597284" w:rsidRDefault="004B64ED" w:rsidP="004B64ED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TRUE se tudo certo, FALSE se seg&gt;59.</w:t>
      </w:r>
    </w:p>
    <w:p w14:paraId="321E79D2" w14:textId="2DE2B5A6" w:rsidR="00924760" w:rsidRPr="00597284" w:rsidRDefault="00924760" w:rsidP="00423F7A">
      <w:pPr>
        <w:pStyle w:val="PargrafodaLista"/>
        <w:spacing w:after="0"/>
        <w:rPr>
          <w:color w:val="FF0000"/>
        </w:rPr>
      </w:pPr>
    </w:p>
    <w:p w14:paraId="021E1677" w14:textId="1BCCFEE0" w:rsidR="007B48D6" w:rsidRPr="00597284" w:rsidRDefault="007B48D6" w:rsidP="007B48D6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 xml:space="preserve">rtc_alm_masc </w:t>
      </w:r>
      <w:r w:rsidRPr="00597284">
        <w:rPr>
          <w:color w:val="FF0000"/>
          <w:lang w:val="en-US"/>
        </w:rPr>
        <w:t>(</w:t>
      </w:r>
      <w:r w:rsidR="00DE0540" w:rsidRPr="00597284">
        <w:rPr>
          <w:color w:val="FF0000"/>
          <w:lang w:val="en-US"/>
        </w:rPr>
        <w:t>void</w:t>
      </w:r>
      <w:r w:rsidRPr="00597284">
        <w:rPr>
          <w:color w:val="FF0000"/>
          <w:lang w:val="en-US"/>
        </w:rPr>
        <w:t>)</w:t>
      </w:r>
    </w:p>
    <w:p w14:paraId="190C7505" w14:textId="77777777" w:rsidR="007B48D6" w:rsidRPr="00597284" w:rsidRDefault="007B48D6" w:rsidP="007B48D6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Mascara todos os alarmes do RTC.</w:t>
      </w:r>
    </w:p>
    <w:p w14:paraId="44EB3AD8" w14:textId="58BA69F2" w:rsidR="007B48D6" w:rsidRPr="00597284" w:rsidRDefault="007B48D6" w:rsidP="007B48D6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Alarme 1: A1M1=A1M2=A1M3=A1M4=1 e Alarme 2: A2M2=A2M3=A2M4=1</w:t>
      </w:r>
    </w:p>
    <w:p w14:paraId="6D5F7526" w14:textId="77777777" w:rsidR="007B48D6" w:rsidRPr="00597284" w:rsidRDefault="007B48D6" w:rsidP="00423F7A">
      <w:pPr>
        <w:pStyle w:val="PargrafodaLista"/>
        <w:spacing w:after="0"/>
        <w:rPr>
          <w:color w:val="FF0000"/>
        </w:rPr>
      </w:pPr>
    </w:p>
    <w:p w14:paraId="2B55CB95" w14:textId="14795213" w:rsidR="00423F7A" w:rsidRPr="00597284" w:rsidRDefault="00423F7A" w:rsidP="00423F7A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void </w:t>
      </w:r>
      <w:r w:rsidRPr="00597284">
        <w:rPr>
          <w:b/>
          <w:bCs/>
          <w:color w:val="FF0000"/>
        </w:rPr>
        <w:t>rtc_ALM</w:t>
      </w:r>
      <w:r w:rsidRPr="00597284">
        <w:rPr>
          <w:color w:val="FF0000"/>
        </w:rPr>
        <w:t xml:space="preserve"> (byte qual)</w:t>
      </w:r>
    </w:p>
    <w:p w14:paraId="0AF44DB7" w14:textId="6D5CC424" w:rsidR="002045AB" w:rsidRPr="00597284" w:rsidRDefault="002045AB" w:rsidP="002045A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Habilitar um dos dois alarmes. O argumento </w:t>
      </w:r>
      <w:r w:rsidRPr="00597284">
        <w:rPr>
          <w:rFonts w:ascii="Courier New" w:hAnsi="Courier New" w:cs="Courier New"/>
          <w:color w:val="FF0000"/>
        </w:rPr>
        <w:t>qual</w:t>
      </w:r>
      <w:r w:rsidRPr="00597284">
        <w:rPr>
          <w:color w:val="FF0000"/>
        </w:rPr>
        <w:t xml:space="preserve"> indica qual alarme (1 ou 2). A1IE=1 ou A2IE=1;</w:t>
      </w:r>
    </w:p>
    <w:p w14:paraId="45AA7733" w14:textId="7A6C40FB" w:rsidR="00423F7A" w:rsidRPr="00597284" w:rsidRDefault="00423F7A" w:rsidP="00423F7A">
      <w:pPr>
        <w:pStyle w:val="PargrafodaLista"/>
        <w:spacing w:after="0"/>
        <w:rPr>
          <w:color w:val="FF0000"/>
        </w:rPr>
      </w:pPr>
    </w:p>
    <w:p w14:paraId="476A4EF9" w14:textId="24633492" w:rsidR="002045AB" w:rsidRPr="00597284" w:rsidRDefault="002045AB" w:rsidP="002045AB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void </w:t>
      </w:r>
      <w:r w:rsidRPr="00597284">
        <w:rPr>
          <w:b/>
          <w:bCs/>
          <w:color w:val="FF0000"/>
        </w:rPr>
        <w:t>rtc_alm</w:t>
      </w:r>
      <w:r w:rsidRPr="00597284">
        <w:rPr>
          <w:color w:val="FF0000"/>
        </w:rPr>
        <w:t xml:space="preserve"> (byte qual)</w:t>
      </w:r>
    </w:p>
    <w:p w14:paraId="54648C0F" w14:textId="77DDF69F" w:rsidR="002045AB" w:rsidRPr="00597284" w:rsidRDefault="002045AB" w:rsidP="002045A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Desabilitar um dos dois alarmes. O argumento </w:t>
      </w:r>
      <w:r w:rsidRPr="00597284">
        <w:rPr>
          <w:rFonts w:ascii="Courier New" w:hAnsi="Courier New" w:cs="Courier New"/>
          <w:color w:val="FF0000"/>
        </w:rPr>
        <w:t>qual</w:t>
      </w:r>
      <w:r w:rsidRPr="00597284">
        <w:rPr>
          <w:color w:val="FF0000"/>
        </w:rPr>
        <w:t xml:space="preserve"> indica qual alarme (1 ou 2). A1IE1=0 ou A2IE=0;</w:t>
      </w:r>
    </w:p>
    <w:p w14:paraId="305E00FA" w14:textId="194B2381" w:rsidR="002045AB" w:rsidRPr="00597284" w:rsidRDefault="002045AB" w:rsidP="002045AB">
      <w:pPr>
        <w:pStyle w:val="PargrafodaLista"/>
        <w:spacing w:after="0"/>
        <w:rPr>
          <w:color w:val="FF0000"/>
        </w:rPr>
      </w:pPr>
    </w:p>
    <w:p w14:paraId="2CFB0DA7" w14:textId="0AB182FB" w:rsidR="002045AB" w:rsidRPr="00597284" w:rsidRDefault="002045AB" w:rsidP="002045AB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void </w:t>
      </w:r>
      <w:r w:rsidRPr="00597284">
        <w:rPr>
          <w:b/>
          <w:bCs/>
          <w:color w:val="FF0000"/>
        </w:rPr>
        <w:t>rtc_alm_flag</w:t>
      </w:r>
      <w:r w:rsidRPr="00597284">
        <w:rPr>
          <w:color w:val="FF0000"/>
        </w:rPr>
        <w:t xml:space="preserve"> (byte qual)</w:t>
      </w:r>
    </w:p>
    <w:p w14:paraId="36478A39" w14:textId="66127699" w:rsidR="002045AB" w:rsidRPr="00597284" w:rsidRDefault="002045AB" w:rsidP="002045A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Apagar a flag de alarme. O argumento </w:t>
      </w:r>
      <w:r w:rsidRPr="00597284">
        <w:rPr>
          <w:rFonts w:ascii="Courier New" w:hAnsi="Courier New" w:cs="Courier New"/>
          <w:color w:val="FF0000"/>
        </w:rPr>
        <w:t>qual</w:t>
      </w:r>
      <w:r w:rsidRPr="00597284">
        <w:rPr>
          <w:color w:val="FF0000"/>
        </w:rPr>
        <w:t xml:space="preserve"> indica qual alarme (1 ou 2). A1F ou A2F=1;</w:t>
      </w:r>
    </w:p>
    <w:p w14:paraId="718E7C47" w14:textId="22B105D1" w:rsidR="002045AB" w:rsidRPr="00597284" w:rsidRDefault="002045AB" w:rsidP="002045AB">
      <w:pPr>
        <w:pStyle w:val="PargrafodaLista"/>
        <w:spacing w:after="0"/>
        <w:rPr>
          <w:color w:val="FF0000"/>
        </w:rPr>
      </w:pPr>
    </w:p>
    <w:p w14:paraId="2B831F39" w14:textId="4DE0F7D1" w:rsidR="002045AB" w:rsidRPr="00597284" w:rsidRDefault="002045AB" w:rsidP="002045AB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void </w:t>
      </w:r>
      <w:r w:rsidRPr="00597284">
        <w:rPr>
          <w:b/>
          <w:bCs/>
          <w:color w:val="FF0000"/>
        </w:rPr>
        <w:t>rtc_INTCN</w:t>
      </w:r>
      <w:r w:rsidRPr="00597284">
        <w:rPr>
          <w:color w:val="FF0000"/>
        </w:rPr>
        <w:t xml:space="preserve"> (void)</w:t>
      </w:r>
    </w:p>
    <w:p w14:paraId="524BD88C" w14:textId="0676D144" w:rsidR="002045AB" w:rsidRPr="00597284" w:rsidRDefault="002045AB" w:rsidP="002045A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Habilitar um modo de interrupção do DS3231. Faz pino INT/SQW = 0 (G1 de Q1) quando o alarme acontece.</w:t>
      </w:r>
    </w:p>
    <w:p w14:paraId="0DB93E17" w14:textId="45982BD4" w:rsidR="002045AB" w:rsidRPr="00597284" w:rsidRDefault="002045AB" w:rsidP="002045A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É preciso para que o DS3231 ligue o KXC. Faz INTCN = 1.</w:t>
      </w:r>
    </w:p>
    <w:p w14:paraId="7A6E95E6" w14:textId="77777777" w:rsidR="002045AB" w:rsidRPr="00597284" w:rsidRDefault="002045AB" w:rsidP="002045AB">
      <w:pPr>
        <w:pStyle w:val="PargrafodaLista"/>
        <w:spacing w:after="0"/>
        <w:rPr>
          <w:color w:val="FF0000"/>
        </w:rPr>
      </w:pPr>
    </w:p>
    <w:p w14:paraId="7F798AD1" w14:textId="26E54006" w:rsidR="002045AB" w:rsidRPr="00597284" w:rsidRDefault="002045AB" w:rsidP="002045AB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void </w:t>
      </w:r>
      <w:r w:rsidRPr="00597284">
        <w:rPr>
          <w:b/>
          <w:bCs/>
          <w:color w:val="FF0000"/>
        </w:rPr>
        <w:t>rtc_intcn</w:t>
      </w:r>
      <w:r w:rsidRPr="00597284">
        <w:rPr>
          <w:color w:val="FF0000"/>
        </w:rPr>
        <w:t xml:space="preserve"> (void)</w:t>
      </w:r>
    </w:p>
    <w:p w14:paraId="74CF7446" w14:textId="1611C398" w:rsidR="002045AB" w:rsidRPr="00597284" w:rsidRDefault="002045AB" w:rsidP="002045A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Desabilitar um modo de interrupção do DS3231. Faz pino INT/SQW = onda quadrada.</w:t>
      </w:r>
    </w:p>
    <w:p w14:paraId="6613C0C8" w14:textId="77777777" w:rsidR="002045AB" w:rsidRPr="00597284" w:rsidRDefault="002045AB" w:rsidP="002045A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Faz INTCN = 0 e neste caso DS3231 não liga o KXC.</w:t>
      </w:r>
    </w:p>
    <w:p w14:paraId="32657348" w14:textId="2E0E308C" w:rsidR="002045AB" w:rsidRPr="00597284" w:rsidRDefault="002045AB" w:rsidP="002045A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Onda quadrada irá ligar o KXC cada vez que for para nível baixo. É bom ,não usar.</w:t>
      </w:r>
    </w:p>
    <w:p w14:paraId="2605CBDB" w14:textId="77777777" w:rsidR="002045AB" w:rsidRPr="00597284" w:rsidRDefault="002045AB" w:rsidP="00423F7A">
      <w:pPr>
        <w:pStyle w:val="PargrafodaLista"/>
        <w:spacing w:after="0"/>
        <w:rPr>
          <w:color w:val="FF0000"/>
        </w:rPr>
      </w:pPr>
    </w:p>
    <w:p w14:paraId="1CF8C6B6" w14:textId="14A4A5ED" w:rsidR="00423F7A" w:rsidRPr="00597284" w:rsidRDefault="004E5215" w:rsidP="00423F7A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>byte</w:t>
      </w:r>
      <w:r w:rsidR="00423F7A" w:rsidRPr="00597284">
        <w:rPr>
          <w:color w:val="FF0000"/>
        </w:rPr>
        <w:t xml:space="preserve"> </w:t>
      </w:r>
      <w:r w:rsidRPr="00597284">
        <w:rPr>
          <w:b/>
          <w:bCs/>
          <w:color w:val="FF0000"/>
        </w:rPr>
        <w:t>rtc_wr_data_hora</w:t>
      </w:r>
      <w:r w:rsidR="00423F7A" w:rsidRPr="00597284">
        <w:rPr>
          <w:color w:val="FF0000"/>
        </w:rPr>
        <w:t xml:space="preserve"> (</w:t>
      </w:r>
      <w:r w:rsidRPr="00597284">
        <w:rPr>
          <w:color w:val="FF0000"/>
        </w:rPr>
        <w:t>void</w:t>
      </w:r>
      <w:r w:rsidR="00423F7A" w:rsidRPr="00597284">
        <w:rPr>
          <w:color w:val="FF0000"/>
        </w:rPr>
        <w:t>)</w:t>
      </w:r>
    </w:p>
    <w:p w14:paraId="066C73DA" w14:textId="59FEC337" w:rsidR="004E5215" w:rsidRPr="00597284" w:rsidRDefault="004E5215" w:rsidP="004E5215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Acerta a data ou a hora. Retira data ou hora da fila SERI e escreve no RTC. </w:t>
      </w:r>
    </w:p>
    <w:p w14:paraId="346B85D9" w14:textId="2751C12C" w:rsidR="004E5215" w:rsidRPr="00597284" w:rsidRDefault="004E5215" w:rsidP="004E5215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É preciso ter a certeza de que o próximo elemento da fila é um número</w:t>
      </w:r>
    </w:p>
    <w:p w14:paraId="1BFA9287" w14:textId="3E7914BA" w:rsidR="004E5215" w:rsidRPr="00597284" w:rsidRDefault="004E5215" w:rsidP="004E5215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dd/mm/aa --&gt; formato da data</w:t>
      </w:r>
    </w:p>
    <w:p w14:paraId="43ACDEF5" w14:textId="0467C97F" w:rsidR="00025FB3" w:rsidRPr="00597284" w:rsidRDefault="004E5215" w:rsidP="004E5215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hh:mm:ss --&gt; formato da hora</w:t>
      </w:r>
    </w:p>
    <w:p w14:paraId="1CA9CBC7" w14:textId="72742508" w:rsidR="00025FB3" w:rsidRPr="00597284" w:rsidRDefault="00025FB3" w:rsidP="004E5215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A distinção entre data e hora é feita pelo “/” e pelo “:”.</w:t>
      </w:r>
    </w:p>
    <w:p w14:paraId="0BF656AC" w14:textId="77777777" w:rsidR="00025FB3" w:rsidRPr="00597284" w:rsidRDefault="00025FB3" w:rsidP="004E5215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TRUE se conseguiu acertar, FALSE caso contrário.</w:t>
      </w:r>
    </w:p>
    <w:p w14:paraId="54D5DB95" w14:textId="3832E47B" w:rsidR="00423F7A" w:rsidRPr="00597284" w:rsidRDefault="00423F7A" w:rsidP="00423F7A">
      <w:pPr>
        <w:pStyle w:val="PargrafodaLista"/>
        <w:spacing w:after="0"/>
        <w:rPr>
          <w:color w:val="FF0000"/>
        </w:rPr>
      </w:pPr>
    </w:p>
    <w:p w14:paraId="653297FC" w14:textId="176D4E83" w:rsidR="00354B4F" w:rsidRPr="00597284" w:rsidRDefault="00354B4F" w:rsidP="00354B4F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rtc_wr</w:t>
      </w:r>
      <w:r w:rsidRPr="00597284">
        <w:rPr>
          <w:color w:val="FF0000"/>
          <w:lang w:val="en-US"/>
        </w:rPr>
        <w:t xml:space="preserve"> (byte reg, byte dado)</w:t>
      </w:r>
    </w:p>
    <w:p w14:paraId="24A2B97C" w14:textId="77777777" w:rsidR="00354B4F" w:rsidRPr="00597284" w:rsidRDefault="00354B4F" w:rsidP="00354B4F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 o dado no registrador de endereço “reg”.</w:t>
      </w:r>
    </w:p>
    <w:p w14:paraId="0AD36955" w14:textId="77777777" w:rsidR="00354B4F" w:rsidRPr="00597284" w:rsidRDefault="00354B4F" w:rsidP="00354B4F">
      <w:pPr>
        <w:pStyle w:val="PargrafodaLista"/>
        <w:spacing w:after="0"/>
        <w:rPr>
          <w:color w:val="FF0000"/>
        </w:rPr>
      </w:pPr>
    </w:p>
    <w:p w14:paraId="5053284B" w14:textId="1D995E8E" w:rsidR="00354B4F" w:rsidRPr="00597284" w:rsidRDefault="00354B4F" w:rsidP="00354B4F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rtc_rd</w:t>
      </w:r>
      <w:r w:rsidRPr="00597284">
        <w:rPr>
          <w:color w:val="FF0000"/>
          <w:lang w:val="en-US"/>
        </w:rPr>
        <w:t xml:space="preserve"> (byte reg)</w:t>
      </w:r>
    </w:p>
    <w:p w14:paraId="213DAB87" w14:textId="6F2A1439" w:rsidR="00354B4F" w:rsidRPr="00597284" w:rsidRDefault="00354B4F" w:rsidP="00354B4F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lastRenderedPageBreak/>
        <w:t>Retorna o valor lido no registrador de endereço “reg”.</w:t>
      </w:r>
    </w:p>
    <w:p w14:paraId="1A9C7248" w14:textId="77777777" w:rsidR="00354B4F" w:rsidRPr="00597284" w:rsidRDefault="00354B4F" w:rsidP="00354B4F">
      <w:pPr>
        <w:pStyle w:val="PargrafodaLista"/>
        <w:spacing w:after="0"/>
        <w:rPr>
          <w:color w:val="FF0000"/>
        </w:rPr>
      </w:pPr>
    </w:p>
    <w:p w14:paraId="7ED8F08C" w14:textId="3C601A08" w:rsidR="00354B4F" w:rsidRPr="00597284" w:rsidRDefault="00354B4F" w:rsidP="00354B4F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void </w:t>
      </w:r>
      <w:r w:rsidRPr="00597284">
        <w:rPr>
          <w:b/>
          <w:bCs/>
          <w:color w:val="FF0000"/>
        </w:rPr>
        <w:t>rtc_wr_blk</w:t>
      </w:r>
      <w:r w:rsidRPr="00597284">
        <w:rPr>
          <w:color w:val="FF0000"/>
        </w:rPr>
        <w:t xml:space="preserve"> (byte reg, byte *vt, byte qtd)</w:t>
      </w:r>
    </w:p>
    <w:p w14:paraId="2E87DEB4" w14:textId="77777777" w:rsidR="00354B4F" w:rsidRPr="00597284" w:rsidRDefault="00354B4F" w:rsidP="00354B4F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 um bloco de dados a partir do endereço “reg”. Os dados estão no vetor “vt” e “qtd” indica a quantidade a ser escrita.</w:t>
      </w:r>
    </w:p>
    <w:p w14:paraId="4FBE3E22" w14:textId="77777777" w:rsidR="00354B4F" w:rsidRPr="00597284" w:rsidRDefault="00354B4F" w:rsidP="00354B4F">
      <w:pPr>
        <w:pStyle w:val="PargrafodaLista"/>
        <w:spacing w:after="0"/>
        <w:rPr>
          <w:color w:val="FF0000"/>
        </w:rPr>
      </w:pPr>
    </w:p>
    <w:p w14:paraId="1615BC10" w14:textId="4B8713A2" w:rsidR="00354B4F" w:rsidRPr="00597284" w:rsidRDefault="00354B4F" w:rsidP="00354B4F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void </w:t>
      </w:r>
      <w:r w:rsidRPr="00597284">
        <w:rPr>
          <w:b/>
          <w:bCs/>
          <w:color w:val="FF0000"/>
        </w:rPr>
        <w:t>rtc_rd_blk</w:t>
      </w:r>
      <w:r w:rsidRPr="00597284">
        <w:rPr>
          <w:color w:val="FF0000"/>
        </w:rPr>
        <w:t xml:space="preserve"> (byte reg, byte *vt, byte qtd)</w:t>
      </w:r>
    </w:p>
    <w:p w14:paraId="5ADC6B48" w14:textId="49DBBD0E" w:rsidR="00354B4F" w:rsidRPr="00597284" w:rsidRDefault="00354B4F" w:rsidP="00354B4F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Ler um bloco de dados a partir do endereço “reg”. Os dados lidos são escritos no vetor “vt” e “qtd” indica a quantidade a ser lida.</w:t>
      </w:r>
    </w:p>
    <w:p w14:paraId="0DF08E24" w14:textId="6089BC90" w:rsidR="007C7E08" w:rsidRPr="00597284" w:rsidRDefault="007C7E08" w:rsidP="00354B4F">
      <w:pPr>
        <w:pStyle w:val="PargrafodaLista"/>
        <w:spacing w:after="0"/>
        <w:rPr>
          <w:color w:val="FF0000"/>
        </w:rPr>
      </w:pPr>
    </w:p>
    <w:p w14:paraId="572EC9EB" w14:textId="77777777" w:rsidR="007C7E08" w:rsidRPr="00597284" w:rsidRDefault="007C7E08" w:rsidP="007C7E08">
      <w:pPr>
        <w:spacing w:after="0"/>
        <w:rPr>
          <w:color w:val="FF0000"/>
        </w:rPr>
      </w:pPr>
    </w:p>
    <w:p w14:paraId="38994AC6" w14:textId="77777777" w:rsidR="00E55112" w:rsidRPr="00597284" w:rsidRDefault="00E55112">
      <w:pPr>
        <w:rPr>
          <w:b/>
          <w:bCs/>
          <w:color w:val="FF0000"/>
          <w:sz w:val="40"/>
          <w:szCs w:val="40"/>
        </w:rPr>
      </w:pPr>
      <w:r w:rsidRPr="00597284">
        <w:rPr>
          <w:b/>
          <w:bCs/>
          <w:color w:val="FF0000"/>
          <w:sz w:val="40"/>
          <w:szCs w:val="40"/>
        </w:rPr>
        <w:br w:type="page"/>
      </w:r>
    </w:p>
    <w:p w14:paraId="39052A4B" w14:textId="2ECE3A24" w:rsidR="007C7E08" w:rsidRPr="00597284" w:rsidRDefault="007C7E08" w:rsidP="007C7E08">
      <w:pPr>
        <w:spacing w:after="0"/>
        <w:jc w:val="center"/>
        <w:rPr>
          <w:b/>
          <w:bCs/>
          <w:color w:val="FF0000"/>
          <w:sz w:val="40"/>
          <w:szCs w:val="40"/>
        </w:rPr>
      </w:pPr>
      <w:r w:rsidRPr="00597284">
        <w:rPr>
          <w:b/>
          <w:bCs/>
          <w:color w:val="FF0000"/>
          <w:sz w:val="40"/>
          <w:szCs w:val="40"/>
        </w:rPr>
        <w:lastRenderedPageBreak/>
        <w:t>MPU 6050</w:t>
      </w:r>
    </w:p>
    <w:p w14:paraId="163444A2" w14:textId="5D650BC1" w:rsidR="007C7E08" w:rsidRPr="00597284" w:rsidRDefault="007C7E08" w:rsidP="007C7E08">
      <w:pPr>
        <w:spacing w:after="0"/>
        <w:rPr>
          <w:color w:val="FF0000"/>
        </w:rPr>
      </w:pPr>
      <w:r w:rsidRPr="00597284">
        <w:rPr>
          <w:color w:val="FF0000"/>
        </w:rPr>
        <w:t>08/12/2020 - Funções para acessa MPU que está no endereço 0x69 (pino A1 = VCC)</w:t>
      </w:r>
    </w:p>
    <w:p w14:paraId="7E62932D" w14:textId="77777777" w:rsidR="007C7E08" w:rsidRPr="00597284" w:rsidRDefault="007C7E08" w:rsidP="007C7E08">
      <w:pPr>
        <w:spacing w:after="0"/>
        <w:jc w:val="center"/>
        <w:rPr>
          <w:color w:val="FF0000"/>
          <w:sz w:val="28"/>
          <w:szCs w:val="28"/>
        </w:rPr>
      </w:pPr>
      <w:r w:rsidRPr="00597284">
        <w:rPr>
          <w:color w:val="FF0000"/>
          <w:sz w:val="28"/>
          <w:szCs w:val="28"/>
        </w:rPr>
        <w:t>Funções</w:t>
      </w:r>
    </w:p>
    <w:tbl>
      <w:tblPr>
        <w:tblStyle w:val="Tabelacomgrade"/>
        <w:tblW w:w="6355" w:type="dxa"/>
        <w:jc w:val="center"/>
        <w:tblLook w:val="04A0" w:firstRow="1" w:lastRow="0" w:firstColumn="1" w:lastColumn="0" w:noHBand="0" w:noVBand="1"/>
      </w:tblPr>
      <w:tblGrid>
        <w:gridCol w:w="721"/>
        <w:gridCol w:w="721"/>
        <w:gridCol w:w="2064"/>
        <w:gridCol w:w="2849"/>
      </w:tblGrid>
      <w:tr w:rsidR="00597284" w:rsidRPr="00597284" w14:paraId="7075E72D" w14:textId="77777777" w:rsidTr="007503B3">
        <w:trPr>
          <w:jc w:val="center"/>
        </w:trPr>
        <w:tc>
          <w:tcPr>
            <w:tcW w:w="721" w:type="dxa"/>
          </w:tcPr>
          <w:p w14:paraId="3DD680FF" w14:textId="1DEE1449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Uso</w:t>
            </w:r>
          </w:p>
        </w:tc>
        <w:tc>
          <w:tcPr>
            <w:tcW w:w="721" w:type="dxa"/>
          </w:tcPr>
          <w:p w14:paraId="26B518F7" w14:textId="4243CB2E" w:rsidR="007503B3" w:rsidRPr="00597284" w:rsidRDefault="007503B3" w:rsidP="007503B3">
            <w:pPr>
              <w:rPr>
                <w:color w:val="FF0000"/>
              </w:rPr>
            </w:pPr>
          </w:p>
        </w:tc>
        <w:tc>
          <w:tcPr>
            <w:tcW w:w="2064" w:type="dxa"/>
          </w:tcPr>
          <w:p w14:paraId="0C8B79B3" w14:textId="77777777" w:rsidR="007503B3" w:rsidRPr="00597284" w:rsidRDefault="007503B3" w:rsidP="007503B3">
            <w:pPr>
              <w:rPr>
                <w:color w:val="FF0000"/>
              </w:rPr>
            </w:pPr>
          </w:p>
        </w:tc>
        <w:tc>
          <w:tcPr>
            <w:tcW w:w="2849" w:type="dxa"/>
          </w:tcPr>
          <w:p w14:paraId="5DC883D2" w14:textId="77777777" w:rsidR="007503B3" w:rsidRPr="00597284" w:rsidRDefault="007503B3" w:rsidP="007503B3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7624A1D2" w14:textId="77777777" w:rsidTr="007503B3">
        <w:trPr>
          <w:jc w:val="center"/>
        </w:trPr>
        <w:tc>
          <w:tcPr>
            <w:tcW w:w="721" w:type="dxa"/>
          </w:tcPr>
          <w:p w14:paraId="7BC8408C" w14:textId="77777777" w:rsidR="007503B3" w:rsidRPr="00597284" w:rsidRDefault="007503B3" w:rsidP="007503B3">
            <w:pPr>
              <w:rPr>
                <w:color w:val="FF0000"/>
              </w:rPr>
            </w:pPr>
          </w:p>
        </w:tc>
        <w:tc>
          <w:tcPr>
            <w:tcW w:w="721" w:type="dxa"/>
          </w:tcPr>
          <w:p w14:paraId="476616B6" w14:textId="691F95F1" w:rsidR="007503B3" w:rsidRPr="00597284" w:rsidRDefault="007503B3" w:rsidP="007503B3">
            <w:pPr>
              <w:rPr>
                <w:color w:val="FF0000"/>
              </w:rPr>
            </w:pPr>
          </w:p>
        </w:tc>
        <w:tc>
          <w:tcPr>
            <w:tcW w:w="2064" w:type="dxa"/>
          </w:tcPr>
          <w:p w14:paraId="32821138" w14:textId="00ED5224" w:rsidR="007503B3" w:rsidRPr="00597284" w:rsidRDefault="007503B3" w:rsidP="007503B3">
            <w:pPr>
              <w:rPr>
                <w:color w:val="FF0000"/>
                <w:lang w:val="en-US"/>
              </w:rPr>
            </w:pPr>
          </w:p>
        </w:tc>
        <w:tc>
          <w:tcPr>
            <w:tcW w:w="2849" w:type="dxa"/>
          </w:tcPr>
          <w:p w14:paraId="42DB67A9" w14:textId="7660F6E9" w:rsidR="007503B3" w:rsidRPr="00597284" w:rsidRDefault="007503B3" w:rsidP="007503B3">
            <w:pPr>
              <w:rPr>
                <w:color w:val="FF0000"/>
              </w:rPr>
            </w:pPr>
          </w:p>
        </w:tc>
      </w:tr>
      <w:tr w:rsidR="00597284" w:rsidRPr="00597284" w14:paraId="6412B673" w14:textId="77777777" w:rsidTr="00A00CC8">
        <w:trPr>
          <w:jc w:val="center"/>
        </w:trPr>
        <w:tc>
          <w:tcPr>
            <w:tcW w:w="721" w:type="dxa"/>
          </w:tcPr>
          <w:p w14:paraId="6AA95EC8" w14:textId="77777777" w:rsidR="005D3052" w:rsidRPr="00597284" w:rsidRDefault="005D3052" w:rsidP="00A00CC8">
            <w:pPr>
              <w:rPr>
                <w:color w:val="FF0000"/>
              </w:rPr>
            </w:pPr>
          </w:p>
        </w:tc>
        <w:tc>
          <w:tcPr>
            <w:tcW w:w="721" w:type="dxa"/>
          </w:tcPr>
          <w:p w14:paraId="7EA61F28" w14:textId="75BD2702" w:rsidR="005D3052" w:rsidRPr="00597284" w:rsidRDefault="005D3052" w:rsidP="00A00CC8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064" w:type="dxa"/>
          </w:tcPr>
          <w:p w14:paraId="46062F14" w14:textId="19525A81" w:rsidR="005D3052" w:rsidRPr="00597284" w:rsidRDefault="005D3052" w:rsidP="00A00CC8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mpu_pos</w:t>
            </w:r>
          </w:p>
        </w:tc>
        <w:tc>
          <w:tcPr>
            <w:tcW w:w="2849" w:type="dxa"/>
          </w:tcPr>
          <w:p w14:paraId="7648DB51" w14:textId="47F143BE" w:rsidR="005D3052" w:rsidRPr="00597284" w:rsidRDefault="005D3052" w:rsidP="00A00CC8">
            <w:pPr>
              <w:rPr>
                <w:color w:val="FF0000"/>
              </w:rPr>
            </w:pPr>
            <w:r w:rsidRPr="00597284">
              <w:rPr>
                <w:color w:val="FF0000"/>
              </w:rPr>
              <w:t>(int *acel)</w:t>
            </w:r>
          </w:p>
        </w:tc>
      </w:tr>
      <w:tr w:rsidR="00597284" w:rsidRPr="00597284" w14:paraId="75CC63E9" w14:textId="77777777" w:rsidTr="007503B3">
        <w:trPr>
          <w:jc w:val="center"/>
        </w:trPr>
        <w:tc>
          <w:tcPr>
            <w:tcW w:w="721" w:type="dxa"/>
          </w:tcPr>
          <w:p w14:paraId="49FB3CEF" w14:textId="7080D7BA" w:rsidR="007503B3" w:rsidRPr="00597284" w:rsidRDefault="007503B3" w:rsidP="007503B3">
            <w:pPr>
              <w:rPr>
                <w:color w:val="FF0000"/>
              </w:rPr>
            </w:pPr>
          </w:p>
        </w:tc>
        <w:tc>
          <w:tcPr>
            <w:tcW w:w="721" w:type="dxa"/>
          </w:tcPr>
          <w:p w14:paraId="42F76E20" w14:textId="696B5BAF" w:rsidR="007503B3" w:rsidRPr="00597284" w:rsidRDefault="005D3052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w</w:t>
            </w:r>
            <w:r w:rsidR="007503B3" w:rsidRPr="00597284">
              <w:rPr>
                <w:color w:val="FF0000"/>
              </w:rPr>
              <w:t>ord</w:t>
            </w:r>
          </w:p>
        </w:tc>
        <w:tc>
          <w:tcPr>
            <w:tcW w:w="2064" w:type="dxa"/>
          </w:tcPr>
          <w:p w14:paraId="2948A2BC" w14:textId="0F958652" w:rsidR="007503B3" w:rsidRPr="00597284" w:rsidRDefault="007503B3" w:rsidP="007503B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mpu_ang_dec</w:t>
            </w:r>
          </w:p>
        </w:tc>
        <w:tc>
          <w:tcPr>
            <w:tcW w:w="2849" w:type="dxa"/>
          </w:tcPr>
          <w:p w14:paraId="6297D4D2" w14:textId="6A991D56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(int *acel)</w:t>
            </w:r>
          </w:p>
        </w:tc>
      </w:tr>
      <w:tr w:rsidR="00597284" w:rsidRPr="00597284" w14:paraId="26C7E240" w14:textId="77777777" w:rsidTr="007503B3">
        <w:trPr>
          <w:jc w:val="center"/>
        </w:trPr>
        <w:tc>
          <w:tcPr>
            <w:tcW w:w="721" w:type="dxa"/>
          </w:tcPr>
          <w:p w14:paraId="0C5035E8" w14:textId="19E0F8FA" w:rsidR="007503B3" w:rsidRPr="00597284" w:rsidRDefault="007503B3" w:rsidP="007503B3">
            <w:pPr>
              <w:rPr>
                <w:color w:val="FF0000"/>
              </w:rPr>
            </w:pPr>
          </w:p>
        </w:tc>
        <w:tc>
          <w:tcPr>
            <w:tcW w:w="721" w:type="dxa"/>
          </w:tcPr>
          <w:p w14:paraId="41195902" w14:textId="34EFDEC6" w:rsidR="007503B3" w:rsidRPr="00597284" w:rsidRDefault="005D3052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b</w:t>
            </w:r>
            <w:r w:rsidR="007503B3" w:rsidRPr="00597284">
              <w:rPr>
                <w:color w:val="FF0000"/>
              </w:rPr>
              <w:t>yte</w:t>
            </w:r>
          </w:p>
        </w:tc>
        <w:tc>
          <w:tcPr>
            <w:tcW w:w="2064" w:type="dxa"/>
          </w:tcPr>
          <w:p w14:paraId="047870EE" w14:textId="65D110AD" w:rsidR="007503B3" w:rsidRPr="00597284" w:rsidRDefault="007503B3" w:rsidP="007503B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mpu_ang</w:t>
            </w:r>
          </w:p>
        </w:tc>
        <w:tc>
          <w:tcPr>
            <w:tcW w:w="2849" w:type="dxa"/>
          </w:tcPr>
          <w:p w14:paraId="1B910DB7" w14:textId="118E8537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(int *acel)</w:t>
            </w:r>
          </w:p>
        </w:tc>
      </w:tr>
      <w:tr w:rsidR="00597284" w:rsidRPr="00597284" w14:paraId="0A56CD0D" w14:textId="77777777" w:rsidTr="007503B3">
        <w:trPr>
          <w:jc w:val="center"/>
        </w:trPr>
        <w:tc>
          <w:tcPr>
            <w:tcW w:w="721" w:type="dxa"/>
          </w:tcPr>
          <w:p w14:paraId="72D6AB89" w14:textId="66BC52C7" w:rsidR="007503B3" w:rsidRPr="00597284" w:rsidRDefault="007503B3" w:rsidP="007503B3">
            <w:pPr>
              <w:rPr>
                <w:color w:val="FF0000"/>
              </w:rPr>
            </w:pPr>
          </w:p>
        </w:tc>
        <w:tc>
          <w:tcPr>
            <w:tcW w:w="721" w:type="dxa"/>
          </w:tcPr>
          <w:p w14:paraId="69A9A811" w14:textId="11B5C054" w:rsidR="007503B3" w:rsidRPr="00597284" w:rsidRDefault="005D3052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b</w:t>
            </w:r>
            <w:r w:rsidR="007503B3" w:rsidRPr="00597284">
              <w:rPr>
                <w:color w:val="FF0000"/>
              </w:rPr>
              <w:t>yte</w:t>
            </w:r>
          </w:p>
        </w:tc>
        <w:tc>
          <w:tcPr>
            <w:tcW w:w="2064" w:type="dxa"/>
          </w:tcPr>
          <w:p w14:paraId="2CA17429" w14:textId="03E259AD" w:rsidR="007503B3" w:rsidRPr="00597284" w:rsidRDefault="007503B3" w:rsidP="007503B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mpu_ang_y</w:t>
            </w:r>
          </w:p>
        </w:tc>
        <w:tc>
          <w:tcPr>
            <w:tcW w:w="2849" w:type="dxa"/>
          </w:tcPr>
          <w:p w14:paraId="48F21685" w14:textId="721484F0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(int *acel, int *vert)</w:t>
            </w:r>
          </w:p>
        </w:tc>
      </w:tr>
      <w:tr w:rsidR="00597284" w:rsidRPr="00597284" w14:paraId="7E7511B2" w14:textId="77777777" w:rsidTr="007503B3">
        <w:trPr>
          <w:jc w:val="center"/>
        </w:trPr>
        <w:tc>
          <w:tcPr>
            <w:tcW w:w="721" w:type="dxa"/>
          </w:tcPr>
          <w:p w14:paraId="2AE7FF35" w14:textId="77777777" w:rsidR="007503B3" w:rsidRPr="00597284" w:rsidRDefault="007503B3" w:rsidP="007503B3">
            <w:pPr>
              <w:rPr>
                <w:color w:val="FF0000"/>
              </w:rPr>
            </w:pPr>
          </w:p>
        </w:tc>
        <w:tc>
          <w:tcPr>
            <w:tcW w:w="721" w:type="dxa"/>
          </w:tcPr>
          <w:p w14:paraId="43840D80" w14:textId="307F9E48" w:rsidR="007503B3" w:rsidRPr="00597284" w:rsidRDefault="007503B3" w:rsidP="007503B3">
            <w:pPr>
              <w:rPr>
                <w:color w:val="FF0000"/>
              </w:rPr>
            </w:pPr>
          </w:p>
        </w:tc>
        <w:tc>
          <w:tcPr>
            <w:tcW w:w="2064" w:type="dxa"/>
          </w:tcPr>
          <w:p w14:paraId="3C06BF9E" w14:textId="77777777" w:rsidR="007503B3" w:rsidRPr="00597284" w:rsidRDefault="007503B3" w:rsidP="007503B3">
            <w:pPr>
              <w:rPr>
                <w:color w:val="FF0000"/>
                <w:lang w:val="en-US"/>
              </w:rPr>
            </w:pPr>
          </w:p>
        </w:tc>
        <w:tc>
          <w:tcPr>
            <w:tcW w:w="2849" w:type="dxa"/>
          </w:tcPr>
          <w:p w14:paraId="69F1DB40" w14:textId="77777777" w:rsidR="007503B3" w:rsidRPr="00597284" w:rsidRDefault="007503B3" w:rsidP="007503B3">
            <w:pPr>
              <w:rPr>
                <w:color w:val="FF0000"/>
              </w:rPr>
            </w:pPr>
          </w:p>
        </w:tc>
      </w:tr>
      <w:tr w:rsidR="00597284" w:rsidRPr="00597284" w14:paraId="2B319FF4" w14:textId="77777777" w:rsidTr="007503B3">
        <w:trPr>
          <w:jc w:val="center"/>
        </w:trPr>
        <w:tc>
          <w:tcPr>
            <w:tcW w:w="721" w:type="dxa"/>
          </w:tcPr>
          <w:p w14:paraId="3E0B18D5" w14:textId="61C092D4" w:rsidR="007503B3" w:rsidRPr="00597284" w:rsidRDefault="007503B3" w:rsidP="007503B3">
            <w:pPr>
              <w:rPr>
                <w:color w:val="FF0000"/>
              </w:rPr>
            </w:pPr>
          </w:p>
        </w:tc>
        <w:tc>
          <w:tcPr>
            <w:tcW w:w="721" w:type="dxa"/>
          </w:tcPr>
          <w:p w14:paraId="6C34C5A2" w14:textId="21365FEF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064" w:type="dxa"/>
          </w:tcPr>
          <w:p w14:paraId="3F8ECE50" w14:textId="20AD38C9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mpu_estavel</w:t>
            </w:r>
          </w:p>
        </w:tc>
        <w:tc>
          <w:tcPr>
            <w:tcW w:w="2849" w:type="dxa"/>
          </w:tcPr>
          <w:p w14:paraId="648DB3A5" w14:textId="6D7CFCAE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vz)</w:t>
            </w:r>
          </w:p>
        </w:tc>
      </w:tr>
      <w:tr w:rsidR="00597284" w:rsidRPr="00597284" w14:paraId="1F743084" w14:textId="77777777" w:rsidTr="007503B3">
        <w:trPr>
          <w:jc w:val="center"/>
        </w:trPr>
        <w:tc>
          <w:tcPr>
            <w:tcW w:w="721" w:type="dxa"/>
          </w:tcPr>
          <w:p w14:paraId="70B0EBBE" w14:textId="33CDB67E" w:rsidR="007503B3" w:rsidRPr="00597284" w:rsidRDefault="007503B3" w:rsidP="007503B3">
            <w:pPr>
              <w:rPr>
                <w:color w:val="FF0000"/>
              </w:rPr>
            </w:pPr>
          </w:p>
        </w:tc>
        <w:tc>
          <w:tcPr>
            <w:tcW w:w="721" w:type="dxa"/>
          </w:tcPr>
          <w:p w14:paraId="29D21368" w14:textId="4AC48862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064" w:type="dxa"/>
          </w:tcPr>
          <w:p w14:paraId="7B3F465C" w14:textId="3A189C9A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mpu_agito</w:t>
            </w:r>
          </w:p>
        </w:tc>
        <w:tc>
          <w:tcPr>
            <w:tcW w:w="2849" w:type="dxa"/>
          </w:tcPr>
          <w:p w14:paraId="457B1F7F" w14:textId="39B36253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41ED8F1B" w14:textId="77777777" w:rsidTr="007503B3">
        <w:trPr>
          <w:jc w:val="center"/>
        </w:trPr>
        <w:tc>
          <w:tcPr>
            <w:tcW w:w="721" w:type="dxa"/>
          </w:tcPr>
          <w:p w14:paraId="0E6A1C0F" w14:textId="75DED3B1" w:rsidR="007503B3" w:rsidRPr="00597284" w:rsidRDefault="007503B3" w:rsidP="007503B3">
            <w:pPr>
              <w:rPr>
                <w:color w:val="FF0000"/>
                <w:lang w:val="en-US"/>
              </w:rPr>
            </w:pPr>
          </w:p>
        </w:tc>
        <w:tc>
          <w:tcPr>
            <w:tcW w:w="721" w:type="dxa"/>
          </w:tcPr>
          <w:p w14:paraId="42D9CB0E" w14:textId="4E50D78D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  <w:lang w:val="en-US"/>
              </w:rPr>
              <w:t>int</w:t>
            </w:r>
          </w:p>
        </w:tc>
        <w:tc>
          <w:tcPr>
            <w:tcW w:w="2064" w:type="dxa"/>
          </w:tcPr>
          <w:p w14:paraId="384FA57D" w14:textId="0304449B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mpu_rd_esc_acel</w:t>
            </w:r>
          </w:p>
        </w:tc>
        <w:tc>
          <w:tcPr>
            <w:tcW w:w="2849" w:type="dxa"/>
          </w:tcPr>
          <w:p w14:paraId="628C783C" w14:textId="0D86071A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68D85EC0" w14:textId="77777777" w:rsidTr="007503B3">
        <w:trPr>
          <w:jc w:val="center"/>
        </w:trPr>
        <w:tc>
          <w:tcPr>
            <w:tcW w:w="721" w:type="dxa"/>
          </w:tcPr>
          <w:p w14:paraId="355AC6B1" w14:textId="006C17EE" w:rsidR="007503B3" w:rsidRPr="00597284" w:rsidRDefault="007503B3" w:rsidP="007503B3">
            <w:pPr>
              <w:rPr>
                <w:color w:val="FF0000"/>
                <w:lang w:val="en-US"/>
              </w:rPr>
            </w:pPr>
          </w:p>
        </w:tc>
        <w:tc>
          <w:tcPr>
            <w:tcW w:w="721" w:type="dxa"/>
          </w:tcPr>
          <w:p w14:paraId="5197DB92" w14:textId="17C32B24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  <w:lang w:val="en-US"/>
              </w:rPr>
              <w:t>int</w:t>
            </w:r>
          </w:p>
        </w:tc>
        <w:tc>
          <w:tcPr>
            <w:tcW w:w="2064" w:type="dxa"/>
          </w:tcPr>
          <w:p w14:paraId="49CF44EF" w14:textId="5A7C90E7" w:rsidR="007503B3" w:rsidRPr="00597284" w:rsidRDefault="007503B3" w:rsidP="007503B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mpu_rd_esc_giro</w:t>
            </w:r>
          </w:p>
        </w:tc>
        <w:tc>
          <w:tcPr>
            <w:tcW w:w="2849" w:type="dxa"/>
          </w:tcPr>
          <w:p w14:paraId="2F9456F2" w14:textId="78E75261" w:rsidR="007503B3" w:rsidRPr="00597284" w:rsidRDefault="007503B3" w:rsidP="007503B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(void)</w:t>
            </w:r>
          </w:p>
        </w:tc>
      </w:tr>
      <w:tr w:rsidR="00597284" w:rsidRPr="00597284" w14:paraId="3FA38506" w14:textId="77777777" w:rsidTr="007503B3">
        <w:trPr>
          <w:jc w:val="center"/>
        </w:trPr>
        <w:tc>
          <w:tcPr>
            <w:tcW w:w="721" w:type="dxa"/>
          </w:tcPr>
          <w:p w14:paraId="70140F47" w14:textId="77777777" w:rsidR="007503B3" w:rsidRPr="00597284" w:rsidRDefault="007503B3" w:rsidP="007503B3">
            <w:pPr>
              <w:rPr>
                <w:color w:val="FF0000"/>
                <w:lang w:val="en-US"/>
              </w:rPr>
            </w:pPr>
          </w:p>
        </w:tc>
        <w:tc>
          <w:tcPr>
            <w:tcW w:w="721" w:type="dxa"/>
          </w:tcPr>
          <w:p w14:paraId="4FB7C79D" w14:textId="76853A22" w:rsidR="007503B3" w:rsidRPr="00597284" w:rsidRDefault="007503B3" w:rsidP="007503B3">
            <w:pPr>
              <w:rPr>
                <w:color w:val="FF0000"/>
                <w:lang w:val="en-US"/>
              </w:rPr>
            </w:pPr>
          </w:p>
        </w:tc>
        <w:tc>
          <w:tcPr>
            <w:tcW w:w="2064" w:type="dxa"/>
          </w:tcPr>
          <w:p w14:paraId="5871A009" w14:textId="77777777" w:rsidR="007503B3" w:rsidRPr="00597284" w:rsidRDefault="007503B3" w:rsidP="007503B3">
            <w:pPr>
              <w:rPr>
                <w:color w:val="FF0000"/>
                <w:lang w:val="en-US"/>
              </w:rPr>
            </w:pPr>
          </w:p>
        </w:tc>
        <w:tc>
          <w:tcPr>
            <w:tcW w:w="2849" w:type="dxa"/>
          </w:tcPr>
          <w:p w14:paraId="1A15567C" w14:textId="77777777" w:rsidR="007503B3" w:rsidRPr="00597284" w:rsidRDefault="007503B3" w:rsidP="007503B3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729D7FBC" w14:textId="77777777" w:rsidTr="007503B3">
        <w:trPr>
          <w:jc w:val="center"/>
        </w:trPr>
        <w:tc>
          <w:tcPr>
            <w:tcW w:w="721" w:type="dxa"/>
          </w:tcPr>
          <w:p w14:paraId="72EB1C1C" w14:textId="30189EA7" w:rsidR="007503B3" w:rsidRPr="00597284" w:rsidRDefault="007503B3" w:rsidP="007503B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S</w:t>
            </w:r>
          </w:p>
        </w:tc>
        <w:tc>
          <w:tcPr>
            <w:tcW w:w="721" w:type="dxa"/>
          </w:tcPr>
          <w:p w14:paraId="727B46F9" w14:textId="4C9B0A68" w:rsidR="007503B3" w:rsidRPr="00597284" w:rsidRDefault="007503B3" w:rsidP="007503B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void</w:t>
            </w:r>
          </w:p>
        </w:tc>
        <w:tc>
          <w:tcPr>
            <w:tcW w:w="2064" w:type="dxa"/>
          </w:tcPr>
          <w:p w14:paraId="7E5EBAFC" w14:textId="413442A8" w:rsidR="007503B3" w:rsidRPr="00597284" w:rsidRDefault="007503B3" w:rsidP="007503B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mpu_media</w:t>
            </w:r>
          </w:p>
        </w:tc>
        <w:tc>
          <w:tcPr>
            <w:tcW w:w="2849" w:type="dxa"/>
          </w:tcPr>
          <w:p w14:paraId="1338518E" w14:textId="241CA03C" w:rsidR="007503B3" w:rsidRPr="00597284" w:rsidRDefault="007503B3" w:rsidP="007503B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(int *vetor, int qtd)</w:t>
            </w:r>
          </w:p>
        </w:tc>
      </w:tr>
      <w:tr w:rsidR="00597284" w:rsidRPr="00597284" w14:paraId="1208A3A1" w14:textId="77777777" w:rsidTr="007503B3">
        <w:trPr>
          <w:jc w:val="center"/>
        </w:trPr>
        <w:tc>
          <w:tcPr>
            <w:tcW w:w="721" w:type="dxa"/>
          </w:tcPr>
          <w:p w14:paraId="2B8AAE8F" w14:textId="71674384" w:rsidR="007503B3" w:rsidRPr="00597284" w:rsidRDefault="007503B3" w:rsidP="007503B3">
            <w:pPr>
              <w:rPr>
                <w:color w:val="FF0000"/>
                <w:lang w:val="en-US"/>
              </w:rPr>
            </w:pPr>
          </w:p>
        </w:tc>
        <w:tc>
          <w:tcPr>
            <w:tcW w:w="721" w:type="dxa"/>
          </w:tcPr>
          <w:p w14:paraId="47760893" w14:textId="40A24054" w:rsidR="007503B3" w:rsidRPr="00597284" w:rsidRDefault="007503B3" w:rsidP="007503B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void</w:t>
            </w:r>
          </w:p>
        </w:tc>
        <w:tc>
          <w:tcPr>
            <w:tcW w:w="2064" w:type="dxa"/>
          </w:tcPr>
          <w:p w14:paraId="1633DA54" w14:textId="69BB62BB" w:rsidR="007503B3" w:rsidRPr="00597284" w:rsidRDefault="007503B3" w:rsidP="007503B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mpu_acel_media</w:t>
            </w:r>
          </w:p>
        </w:tc>
        <w:tc>
          <w:tcPr>
            <w:tcW w:w="2849" w:type="dxa"/>
          </w:tcPr>
          <w:p w14:paraId="5E4B83B5" w14:textId="0518A147" w:rsidR="007503B3" w:rsidRPr="00597284" w:rsidRDefault="007503B3" w:rsidP="007503B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(int *vet, int qtd)</w:t>
            </w:r>
          </w:p>
        </w:tc>
      </w:tr>
      <w:tr w:rsidR="00597284" w:rsidRPr="00597284" w14:paraId="67D3606D" w14:textId="77777777" w:rsidTr="007503B3">
        <w:trPr>
          <w:jc w:val="center"/>
        </w:trPr>
        <w:tc>
          <w:tcPr>
            <w:tcW w:w="721" w:type="dxa"/>
          </w:tcPr>
          <w:p w14:paraId="6E3745F2" w14:textId="21962214" w:rsidR="007503B3" w:rsidRPr="00597284" w:rsidRDefault="007503B3" w:rsidP="007503B3">
            <w:pPr>
              <w:rPr>
                <w:color w:val="FF0000"/>
                <w:lang w:val="en-US"/>
              </w:rPr>
            </w:pPr>
          </w:p>
        </w:tc>
        <w:tc>
          <w:tcPr>
            <w:tcW w:w="721" w:type="dxa"/>
          </w:tcPr>
          <w:p w14:paraId="1B5659AE" w14:textId="025767D7" w:rsidR="007503B3" w:rsidRPr="00597284" w:rsidRDefault="007503B3" w:rsidP="007503B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void</w:t>
            </w:r>
          </w:p>
        </w:tc>
        <w:tc>
          <w:tcPr>
            <w:tcW w:w="2064" w:type="dxa"/>
          </w:tcPr>
          <w:p w14:paraId="5ABB2666" w14:textId="4061D485" w:rsidR="007503B3" w:rsidRPr="00597284" w:rsidRDefault="007503B3" w:rsidP="007503B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mpu_rd_acel</w:t>
            </w:r>
          </w:p>
        </w:tc>
        <w:tc>
          <w:tcPr>
            <w:tcW w:w="2849" w:type="dxa"/>
          </w:tcPr>
          <w:p w14:paraId="58BD0E1D" w14:textId="590A4F3F" w:rsidR="007503B3" w:rsidRPr="00597284" w:rsidRDefault="007503B3" w:rsidP="007503B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(int *vt)</w:t>
            </w:r>
          </w:p>
        </w:tc>
      </w:tr>
      <w:tr w:rsidR="00597284" w:rsidRPr="00597284" w14:paraId="22619995" w14:textId="77777777" w:rsidTr="007503B3">
        <w:trPr>
          <w:jc w:val="center"/>
        </w:trPr>
        <w:tc>
          <w:tcPr>
            <w:tcW w:w="721" w:type="dxa"/>
          </w:tcPr>
          <w:p w14:paraId="1B4ECC37" w14:textId="17A62E50" w:rsidR="007503B3" w:rsidRPr="00597284" w:rsidRDefault="007503B3" w:rsidP="007503B3">
            <w:pPr>
              <w:rPr>
                <w:color w:val="FF0000"/>
                <w:lang w:val="en-US"/>
              </w:rPr>
            </w:pPr>
          </w:p>
        </w:tc>
        <w:tc>
          <w:tcPr>
            <w:tcW w:w="721" w:type="dxa"/>
          </w:tcPr>
          <w:p w14:paraId="11015EB2" w14:textId="59834083" w:rsidR="007503B3" w:rsidRPr="00597284" w:rsidRDefault="007503B3" w:rsidP="007503B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void</w:t>
            </w:r>
          </w:p>
        </w:tc>
        <w:tc>
          <w:tcPr>
            <w:tcW w:w="2064" w:type="dxa"/>
          </w:tcPr>
          <w:p w14:paraId="7C9A90DA" w14:textId="1366FD6A" w:rsidR="007503B3" w:rsidRPr="00597284" w:rsidRDefault="007503B3" w:rsidP="007503B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mpu_giro_media</w:t>
            </w:r>
          </w:p>
        </w:tc>
        <w:tc>
          <w:tcPr>
            <w:tcW w:w="2849" w:type="dxa"/>
          </w:tcPr>
          <w:p w14:paraId="50B3F241" w14:textId="77777777" w:rsidR="007503B3" w:rsidRPr="00597284" w:rsidRDefault="007503B3" w:rsidP="007503B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(int *vet, int qtd)</w:t>
            </w:r>
          </w:p>
        </w:tc>
      </w:tr>
      <w:tr w:rsidR="00597284" w:rsidRPr="00597284" w14:paraId="0BD38F39" w14:textId="77777777" w:rsidTr="007503B3">
        <w:trPr>
          <w:jc w:val="center"/>
        </w:trPr>
        <w:tc>
          <w:tcPr>
            <w:tcW w:w="721" w:type="dxa"/>
          </w:tcPr>
          <w:p w14:paraId="61B493BF" w14:textId="5D4B6CC1" w:rsidR="007503B3" w:rsidRPr="00597284" w:rsidRDefault="007503B3" w:rsidP="007503B3">
            <w:pPr>
              <w:rPr>
                <w:color w:val="FF0000"/>
                <w:lang w:val="en-US"/>
              </w:rPr>
            </w:pPr>
          </w:p>
        </w:tc>
        <w:tc>
          <w:tcPr>
            <w:tcW w:w="721" w:type="dxa"/>
          </w:tcPr>
          <w:p w14:paraId="154DA72C" w14:textId="38FD1FAA" w:rsidR="007503B3" w:rsidRPr="00597284" w:rsidRDefault="007503B3" w:rsidP="007503B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void</w:t>
            </w:r>
          </w:p>
        </w:tc>
        <w:tc>
          <w:tcPr>
            <w:tcW w:w="2064" w:type="dxa"/>
          </w:tcPr>
          <w:p w14:paraId="5F1305BE" w14:textId="0CB3D54D" w:rsidR="007503B3" w:rsidRPr="00597284" w:rsidRDefault="007503B3" w:rsidP="007503B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mpu_rd_giro</w:t>
            </w:r>
          </w:p>
        </w:tc>
        <w:tc>
          <w:tcPr>
            <w:tcW w:w="2849" w:type="dxa"/>
          </w:tcPr>
          <w:p w14:paraId="77D04427" w14:textId="77777777" w:rsidR="007503B3" w:rsidRPr="00597284" w:rsidRDefault="007503B3" w:rsidP="007503B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(int *vt)</w:t>
            </w:r>
          </w:p>
        </w:tc>
      </w:tr>
      <w:tr w:rsidR="00597284" w:rsidRPr="00597284" w14:paraId="0536C3F4" w14:textId="77777777" w:rsidTr="007503B3">
        <w:trPr>
          <w:jc w:val="center"/>
        </w:trPr>
        <w:tc>
          <w:tcPr>
            <w:tcW w:w="721" w:type="dxa"/>
          </w:tcPr>
          <w:p w14:paraId="5A810828" w14:textId="31982312" w:rsidR="007503B3" w:rsidRPr="00597284" w:rsidRDefault="007503B3" w:rsidP="007503B3">
            <w:pPr>
              <w:rPr>
                <w:color w:val="FF0000"/>
                <w:lang w:val="en-US"/>
              </w:rPr>
            </w:pPr>
          </w:p>
        </w:tc>
        <w:tc>
          <w:tcPr>
            <w:tcW w:w="721" w:type="dxa"/>
          </w:tcPr>
          <w:p w14:paraId="5A2FB312" w14:textId="6795022B" w:rsidR="007503B3" w:rsidRPr="00597284" w:rsidRDefault="007503B3" w:rsidP="007503B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void</w:t>
            </w:r>
          </w:p>
        </w:tc>
        <w:tc>
          <w:tcPr>
            <w:tcW w:w="2064" w:type="dxa"/>
          </w:tcPr>
          <w:p w14:paraId="72F5A8BB" w14:textId="27EC8625" w:rsidR="007503B3" w:rsidRPr="00597284" w:rsidRDefault="007503B3" w:rsidP="007503B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mpu_rd_temp</w:t>
            </w:r>
          </w:p>
        </w:tc>
        <w:tc>
          <w:tcPr>
            <w:tcW w:w="2849" w:type="dxa"/>
          </w:tcPr>
          <w:p w14:paraId="5556FD0D" w14:textId="7BD25F08" w:rsidR="007503B3" w:rsidRPr="00597284" w:rsidRDefault="007503B3" w:rsidP="007503B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(int *vt)</w:t>
            </w:r>
          </w:p>
        </w:tc>
      </w:tr>
      <w:tr w:rsidR="00597284" w:rsidRPr="00597284" w14:paraId="719F1298" w14:textId="77777777" w:rsidTr="007503B3">
        <w:trPr>
          <w:jc w:val="center"/>
        </w:trPr>
        <w:tc>
          <w:tcPr>
            <w:tcW w:w="721" w:type="dxa"/>
          </w:tcPr>
          <w:p w14:paraId="091AD897" w14:textId="77777777" w:rsidR="007503B3" w:rsidRPr="00597284" w:rsidRDefault="007503B3" w:rsidP="007503B3">
            <w:pPr>
              <w:rPr>
                <w:color w:val="FF0000"/>
                <w:lang w:val="en-US"/>
              </w:rPr>
            </w:pPr>
          </w:p>
        </w:tc>
        <w:tc>
          <w:tcPr>
            <w:tcW w:w="721" w:type="dxa"/>
          </w:tcPr>
          <w:p w14:paraId="33271309" w14:textId="2322CCE3" w:rsidR="007503B3" w:rsidRPr="00597284" w:rsidRDefault="007503B3" w:rsidP="007503B3">
            <w:pPr>
              <w:rPr>
                <w:color w:val="FF0000"/>
                <w:lang w:val="en-US"/>
              </w:rPr>
            </w:pPr>
          </w:p>
        </w:tc>
        <w:tc>
          <w:tcPr>
            <w:tcW w:w="2064" w:type="dxa"/>
          </w:tcPr>
          <w:p w14:paraId="7D120726" w14:textId="77777777" w:rsidR="007503B3" w:rsidRPr="00597284" w:rsidRDefault="007503B3" w:rsidP="007503B3">
            <w:pPr>
              <w:rPr>
                <w:color w:val="FF0000"/>
                <w:lang w:val="en-US"/>
              </w:rPr>
            </w:pPr>
          </w:p>
        </w:tc>
        <w:tc>
          <w:tcPr>
            <w:tcW w:w="2849" w:type="dxa"/>
          </w:tcPr>
          <w:p w14:paraId="37A93690" w14:textId="77777777" w:rsidR="007503B3" w:rsidRPr="00597284" w:rsidRDefault="007503B3" w:rsidP="007503B3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5B7C2524" w14:textId="77777777" w:rsidTr="007503B3">
        <w:trPr>
          <w:jc w:val="center"/>
        </w:trPr>
        <w:tc>
          <w:tcPr>
            <w:tcW w:w="721" w:type="dxa"/>
          </w:tcPr>
          <w:p w14:paraId="553A8751" w14:textId="77777777" w:rsidR="007503B3" w:rsidRPr="00597284" w:rsidRDefault="007503B3" w:rsidP="007503B3">
            <w:pPr>
              <w:rPr>
                <w:color w:val="FF0000"/>
                <w:lang w:val="en-US"/>
              </w:rPr>
            </w:pPr>
          </w:p>
        </w:tc>
        <w:tc>
          <w:tcPr>
            <w:tcW w:w="721" w:type="dxa"/>
          </w:tcPr>
          <w:p w14:paraId="7E993AB7" w14:textId="65F3CE34" w:rsidR="007503B3" w:rsidRPr="00597284" w:rsidRDefault="007503B3" w:rsidP="007503B3">
            <w:pPr>
              <w:rPr>
                <w:color w:val="FF0000"/>
                <w:lang w:val="en-US"/>
              </w:rPr>
            </w:pPr>
          </w:p>
        </w:tc>
        <w:tc>
          <w:tcPr>
            <w:tcW w:w="2064" w:type="dxa"/>
          </w:tcPr>
          <w:p w14:paraId="576E7517" w14:textId="77777777" w:rsidR="007503B3" w:rsidRPr="00597284" w:rsidRDefault="007503B3" w:rsidP="007503B3">
            <w:pPr>
              <w:rPr>
                <w:color w:val="FF0000"/>
                <w:lang w:val="en-US"/>
              </w:rPr>
            </w:pPr>
          </w:p>
        </w:tc>
        <w:tc>
          <w:tcPr>
            <w:tcW w:w="2849" w:type="dxa"/>
          </w:tcPr>
          <w:p w14:paraId="438EE1E0" w14:textId="77777777" w:rsidR="007503B3" w:rsidRPr="00597284" w:rsidRDefault="007503B3" w:rsidP="007503B3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7F7CC678" w14:textId="77777777" w:rsidTr="007503B3">
        <w:trPr>
          <w:jc w:val="center"/>
        </w:trPr>
        <w:tc>
          <w:tcPr>
            <w:tcW w:w="721" w:type="dxa"/>
          </w:tcPr>
          <w:p w14:paraId="04157655" w14:textId="77777777" w:rsidR="007503B3" w:rsidRPr="00597284" w:rsidRDefault="007503B3" w:rsidP="007503B3">
            <w:pPr>
              <w:rPr>
                <w:color w:val="FF0000"/>
                <w:lang w:val="en-US"/>
              </w:rPr>
            </w:pPr>
          </w:p>
        </w:tc>
        <w:tc>
          <w:tcPr>
            <w:tcW w:w="721" w:type="dxa"/>
          </w:tcPr>
          <w:p w14:paraId="44A9BCF4" w14:textId="416613E1" w:rsidR="007503B3" w:rsidRPr="00597284" w:rsidRDefault="007503B3" w:rsidP="007503B3">
            <w:pPr>
              <w:rPr>
                <w:color w:val="FF0000"/>
                <w:lang w:val="en-US"/>
              </w:rPr>
            </w:pPr>
          </w:p>
        </w:tc>
        <w:tc>
          <w:tcPr>
            <w:tcW w:w="2064" w:type="dxa"/>
          </w:tcPr>
          <w:p w14:paraId="3EC2C58A" w14:textId="77777777" w:rsidR="007503B3" w:rsidRPr="00597284" w:rsidRDefault="007503B3" w:rsidP="007503B3">
            <w:pPr>
              <w:rPr>
                <w:color w:val="FF0000"/>
                <w:lang w:val="en-US"/>
              </w:rPr>
            </w:pPr>
          </w:p>
        </w:tc>
        <w:tc>
          <w:tcPr>
            <w:tcW w:w="2849" w:type="dxa"/>
          </w:tcPr>
          <w:p w14:paraId="5121245C" w14:textId="77777777" w:rsidR="007503B3" w:rsidRPr="00597284" w:rsidRDefault="007503B3" w:rsidP="007503B3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75B3934C" w14:textId="77777777" w:rsidTr="007503B3">
        <w:trPr>
          <w:jc w:val="center"/>
        </w:trPr>
        <w:tc>
          <w:tcPr>
            <w:tcW w:w="721" w:type="dxa"/>
          </w:tcPr>
          <w:p w14:paraId="52E1145B" w14:textId="77777777" w:rsidR="007503B3" w:rsidRPr="00597284" w:rsidRDefault="007503B3" w:rsidP="007503B3">
            <w:pPr>
              <w:rPr>
                <w:color w:val="FF0000"/>
                <w:lang w:val="en-US"/>
              </w:rPr>
            </w:pPr>
          </w:p>
        </w:tc>
        <w:tc>
          <w:tcPr>
            <w:tcW w:w="721" w:type="dxa"/>
          </w:tcPr>
          <w:p w14:paraId="3F05324E" w14:textId="46695B51" w:rsidR="007503B3" w:rsidRPr="00597284" w:rsidRDefault="007503B3" w:rsidP="007503B3">
            <w:pPr>
              <w:rPr>
                <w:color w:val="FF0000"/>
                <w:lang w:val="en-US"/>
              </w:rPr>
            </w:pPr>
          </w:p>
        </w:tc>
        <w:tc>
          <w:tcPr>
            <w:tcW w:w="2064" w:type="dxa"/>
          </w:tcPr>
          <w:p w14:paraId="4567B839" w14:textId="7FA68CC2" w:rsidR="007503B3" w:rsidRPr="00597284" w:rsidRDefault="007503B3" w:rsidP="007503B3">
            <w:pPr>
              <w:rPr>
                <w:color w:val="FF0000"/>
                <w:lang w:val="en-US"/>
              </w:rPr>
            </w:pPr>
          </w:p>
        </w:tc>
        <w:tc>
          <w:tcPr>
            <w:tcW w:w="2849" w:type="dxa"/>
          </w:tcPr>
          <w:p w14:paraId="37132D09" w14:textId="6FDCAB5A" w:rsidR="007503B3" w:rsidRPr="00597284" w:rsidRDefault="007503B3" w:rsidP="007503B3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01B0E9EC" w14:textId="77777777" w:rsidTr="007503B3">
        <w:trPr>
          <w:jc w:val="center"/>
        </w:trPr>
        <w:tc>
          <w:tcPr>
            <w:tcW w:w="721" w:type="dxa"/>
          </w:tcPr>
          <w:p w14:paraId="0F060E76" w14:textId="34864627" w:rsidR="007503B3" w:rsidRPr="00597284" w:rsidRDefault="007503B3" w:rsidP="007503B3">
            <w:pPr>
              <w:rPr>
                <w:color w:val="FF0000"/>
              </w:rPr>
            </w:pPr>
          </w:p>
        </w:tc>
        <w:tc>
          <w:tcPr>
            <w:tcW w:w="721" w:type="dxa"/>
          </w:tcPr>
          <w:p w14:paraId="7632AC05" w14:textId="1FD6D069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064" w:type="dxa"/>
          </w:tcPr>
          <w:p w14:paraId="10FE33A1" w14:textId="43DFC234" w:rsidR="007503B3" w:rsidRPr="00597284" w:rsidRDefault="007503B3" w:rsidP="007503B3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mpu_rd_ac_tp_gi</w:t>
            </w:r>
          </w:p>
        </w:tc>
        <w:tc>
          <w:tcPr>
            <w:tcW w:w="2849" w:type="dxa"/>
          </w:tcPr>
          <w:p w14:paraId="030F6C0D" w14:textId="7F96D2E4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(int *vt)</w:t>
            </w:r>
          </w:p>
        </w:tc>
      </w:tr>
      <w:tr w:rsidR="00597284" w:rsidRPr="00597284" w14:paraId="36E5120D" w14:textId="77777777" w:rsidTr="007503B3">
        <w:trPr>
          <w:jc w:val="center"/>
        </w:trPr>
        <w:tc>
          <w:tcPr>
            <w:tcW w:w="721" w:type="dxa"/>
          </w:tcPr>
          <w:p w14:paraId="2C598A11" w14:textId="1E3E0D21" w:rsidR="007503B3" w:rsidRPr="00597284" w:rsidRDefault="007503B3" w:rsidP="007503B3">
            <w:pPr>
              <w:rPr>
                <w:color w:val="FF0000"/>
              </w:rPr>
            </w:pPr>
          </w:p>
        </w:tc>
        <w:tc>
          <w:tcPr>
            <w:tcW w:w="721" w:type="dxa"/>
          </w:tcPr>
          <w:p w14:paraId="7B0AA2E1" w14:textId="76656ED3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064" w:type="dxa"/>
          </w:tcPr>
          <w:p w14:paraId="62177FA7" w14:textId="26BE3331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mpu_config</w:t>
            </w:r>
          </w:p>
        </w:tc>
        <w:tc>
          <w:tcPr>
            <w:tcW w:w="2849" w:type="dxa"/>
          </w:tcPr>
          <w:p w14:paraId="3A890DD9" w14:textId="77777777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6EEEF997" w14:textId="77777777" w:rsidTr="007503B3">
        <w:trPr>
          <w:jc w:val="center"/>
        </w:trPr>
        <w:tc>
          <w:tcPr>
            <w:tcW w:w="721" w:type="dxa"/>
          </w:tcPr>
          <w:p w14:paraId="19DC6B71" w14:textId="4D8A5EFD" w:rsidR="007503B3" w:rsidRPr="00597284" w:rsidRDefault="007503B3" w:rsidP="007503B3">
            <w:pPr>
              <w:rPr>
                <w:color w:val="FF0000"/>
              </w:rPr>
            </w:pPr>
          </w:p>
        </w:tc>
        <w:tc>
          <w:tcPr>
            <w:tcW w:w="721" w:type="dxa"/>
          </w:tcPr>
          <w:p w14:paraId="6DA16EAD" w14:textId="021279EF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064" w:type="dxa"/>
          </w:tcPr>
          <w:p w14:paraId="651FC5D3" w14:textId="77777777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mpu_esc_acel</w:t>
            </w:r>
          </w:p>
        </w:tc>
        <w:tc>
          <w:tcPr>
            <w:tcW w:w="2849" w:type="dxa"/>
          </w:tcPr>
          <w:p w14:paraId="0EF52DE9" w14:textId="77777777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acel)</w:t>
            </w:r>
          </w:p>
        </w:tc>
      </w:tr>
      <w:tr w:rsidR="00597284" w:rsidRPr="00597284" w14:paraId="3A06F968" w14:textId="77777777" w:rsidTr="007503B3">
        <w:trPr>
          <w:jc w:val="center"/>
        </w:trPr>
        <w:tc>
          <w:tcPr>
            <w:tcW w:w="721" w:type="dxa"/>
          </w:tcPr>
          <w:p w14:paraId="3A0E3490" w14:textId="506AEBFF" w:rsidR="007503B3" w:rsidRPr="00597284" w:rsidRDefault="007503B3" w:rsidP="007503B3">
            <w:pPr>
              <w:rPr>
                <w:color w:val="FF0000"/>
              </w:rPr>
            </w:pPr>
          </w:p>
        </w:tc>
        <w:tc>
          <w:tcPr>
            <w:tcW w:w="721" w:type="dxa"/>
          </w:tcPr>
          <w:p w14:paraId="46AE792C" w14:textId="38128893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064" w:type="dxa"/>
          </w:tcPr>
          <w:p w14:paraId="2E6B6F24" w14:textId="77777777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mpu_esc_giro</w:t>
            </w:r>
          </w:p>
        </w:tc>
        <w:tc>
          <w:tcPr>
            <w:tcW w:w="2849" w:type="dxa"/>
          </w:tcPr>
          <w:p w14:paraId="6A938FF7" w14:textId="77777777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giro)</w:t>
            </w:r>
          </w:p>
        </w:tc>
      </w:tr>
      <w:tr w:rsidR="00597284" w:rsidRPr="00597284" w14:paraId="55767547" w14:textId="77777777" w:rsidTr="007503B3">
        <w:trPr>
          <w:jc w:val="center"/>
        </w:trPr>
        <w:tc>
          <w:tcPr>
            <w:tcW w:w="721" w:type="dxa"/>
          </w:tcPr>
          <w:p w14:paraId="6E76AABA" w14:textId="30EC788B" w:rsidR="007503B3" w:rsidRPr="00597284" w:rsidRDefault="007503B3" w:rsidP="007503B3">
            <w:pPr>
              <w:rPr>
                <w:color w:val="FF0000"/>
              </w:rPr>
            </w:pPr>
          </w:p>
        </w:tc>
        <w:tc>
          <w:tcPr>
            <w:tcW w:w="721" w:type="dxa"/>
          </w:tcPr>
          <w:p w14:paraId="7C0D4F0B" w14:textId="4E0344E4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064" w:type="dxa"/>
          </w:tcPr>
          <w:p w14:paraId="259E486B" w14:textId="77777777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mpu_who_am_i</w:t>
            </w:r>
          </w:p>
        </w:tc>
        <w:tc>
          <w:tcPr>
            <w:tcW w:w="2849" w:type="dxa"/>
          </w:tcPr>
          <w:p w14:paraId="444CE83E" w14:textId="77777777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3794A4FC" w14:textId="77777777" w:rsidTr="007503B3">
        <w:trPr>
          <w:jc w:val="center"/>
        </w:trPr>
        <w:tc>
          <w:tcPr>
            <w:tcW w:w="721" w:type="dxa"/>
          </w:tcPr>
          <w:p w14:paraId="36CDDA79" w14:textId="7AD93D57" w:rsidR="007503B3" w:rsidRPr="00597284" w:rsidRDefault="007503B3" w:rsidP="007503B3">
            <w:pPr>
              <w:rPr>
                <w:color w:val="FF0000"/>
              </w:rPr>
            </w:pPr>
          </w:p>
        </w:tc>
        <w:tc>
          <w:tcPr>
            <w:tcW w:w="721" w:type="dxa"/>
          </w:tcPr>
          <w:p w14:paraId="6B5C20A9" w14:textId="5980A1D9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064" w:type="dxa"/>
          </w:tcPr>
          <w:p w14:paraId="485DD2A1" w14:textId="77777777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mpu_acorda</w:t>
            </w:r>
          </w:p>
        </w:tc>
        <w:tc>
          <w:tcPr>
            <w:tcW w:w="2849" w:type="dxa"/>
          </w:tcPr>
          <w:p w14:paraId="52663F3B" w14:textId="77777777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1843BD73" w14:textId="77777777" w:rsidTr="007503B3">
        <w:trPr>
          <w:jc w:val="center"/>
        </w:trPr>
        <w:tc>
          <w:tcPr>
            <w:tcW w:w="721" w:type="dxa"/>
          </w:tcPr>
          <w:p w14:paraId="359164AC" w14:textId="7B13326E" w:rsidR="007503B3" w:rsidRPr="00597284" w:rsidRDefault="007503B3" w:rsidP="007503B3">
            <w:pPr>
              <w:rPr>
                <w:color w:val="FF0000"/>
              </w:rPr>
            </w:pPr>
          </w:p>
        </w:tc>
        <w:tc>
          <w:tcPr>
            <w:tcW w:w="721" w:type="dxa"/>
          </w:tcPr>
          <w:p w14:paraId="0CF25CDC" w14:textId="1243293B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064" w:type="dxa"/>
          </w:tcPr>
          <w:p w14:paraId="48E1191F" w14:textId="03EE5CF3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mpu_dorme</w:t>
            </w:r>
          </w:p>
        </w:tc>
        <w:tc>
          <w:tcPr>
            <w:tcW w:w="2849" w:type="dxa"/>
          </w:tcPr>
          <w:p w14:paraId="7E8D92C0" w14:textId="7457DE6A" w:rsidR="007503B3" w:rsidRPr="00597284" w:rsidRDefault="007503B3" w:rsidP="007503B3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7503B3" w:rsidRPr="00597284" w14:paraId="115CE8B7" w14:textId="77777777" w:rsidTr="007503B3">
        <w:trPr>
          <w:jc w:val="center"/>
        </w:trPr>
        <w:tc>
          <w:tcPr>
            <w:tcW w:w="721" w:type="dxa"/>
          </w:tcPr>
          <w:p w14:paraId="33396438" w14:textId="77777777" w:rsidR="007503B3" w:rsidRPr="00597284" w:rsidRDefault="007503B3" w:rsidP="007503B3">
            <w:pPr>
              <w:rPr>
                <w:color w:val="FF0000"/>
              </w:rPr>
            </w:pPr>
          </w:p>
        </w:tc>
        <w:tc>
          <w:tcPr>
            <w:tcW w:w="721" w:type="dxa"/>
          </w:tcPr>
          <w:p w14:paraId="1B459922" w14:textId="25CFE2B8" w:rsidR="007503B3" w:rsidRPr="00597284" w:rsidRDefault="007503B3" w:rsidP="007503B3">
            <w:pPr>
              <w:rPr>
                <w:color w:val="FF0000"/>
              </w:rPr>
            </w:pPr>
          </w:p>
        </w:tc>
        <w:tc>
          <w:tcPr>
            <w:tcW w:w="2064" w:type="dxa"/>
          </w:tcPr>
          <w:p w14:paraId="581075CE" w14:textId="41143718" w:rsidR="007503B3" w:rsidRPr="00597284" w:rsidRDefault="007503B3" w:rsidP="007503B3">
            <w:pPr>
              <w:rPr>
                <w:color w:val="FF0000"/>
              </w:rPr>
            </w:pPr>
          </w:p>
        </w:tc>
        <w:tc>
          <w:tcPr>
            <w:tcW w:w="2849" w:type="dxa"/>
          </w:tcPr>
          <w:p w14:paraId="0A84527B" w14:textId="34587884" w:rsidR="007503B3" w:rsidRPr="00597284" w:rsidRDefault="007503B3" w:rsidP="007503B3">
            <w:pPr>
              <w:rPr>
                <w:color w:val="FF0000"/>
              </w:rPr>
            </w:pPr>
          </w:p>
        </w:tc>
      </w:tr>
    </w:tbl>
    <w:p w14:paraId="137406B9" w14:textId="2CC85488" w:rsidR="00354B4F" w:rsidRPr="00597284" w:rsidRDefault="00354B4F" w:rsidP="00423F7A">
      <w:pPr>
        <w:pStyle w:val="PargrafodaLista"/>
        <w:spacing w:after="0"/>
        <w:rPr>
          <w:color w:val="FF0000"/>
        </w:rPr>
      </w:pPr>
    </w:p>
    <w:p w14:paraId="6F47DEBA" w14:textId="79C8F5B5" w:rsidR="007C7E08" w:rsidRPr="00597284" w:rsidRDefault="00235A63" w:rsidP="00423F7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mpu_rd_ac_tp_gi() gasta um pouco mais de 20 ms, com twi_55k().</w:t>
      </w:r>
    </w:p>
    <w:p w14:paraId="0B3A05A5" w14:textId="0DC0B867" w:rsidR="009D35D5" w:rsidRPr="00597284" w:rsidRDefault="009D35D5" w:rsidP="009D35D5">
      <w:pPr>
        <w:pStyle w:val="PargrafodaLista"/>
        <w:spacing w:after="0"/>
        <w:rPr>
          <w:color w:val="FF0000"/>
        </w:rPr>
      </w:pPr>
    </w:p>
    <w:p w14:paraId="18C4CE7C" w14:textId="7F055168" w:rsidR="005D3052" w:rsidRPr="00597284" w:rsidRDefault="005D3052" w:rsidP="005D3052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byte </w:t>
      </w:r>
      <w:r w:rsidRPr="00597284">
        <w:rPr>
          <w:b/>
          <w:bCs/>
          <w:color w:val="FF0000"/>
        </w:rPr>
        <w:t>mpu_pos</w:t>
      </w:r>
      <w:r w:rsidRPr="00597284">
        <w:rPr>
          <w:color w:val="FF0000"/>
        </w:rPr>
        <w:t xml:space="preserve"> (int *acel)</w:t>
      </w:r>
    </w:p>
    <w:p w14:paraId="462373C8" w14:textId="77777777" w:rsidR="005D3052" w:rsidRPr="00597284" w:rsidRDefault="005D3052" w:rsidP="005D305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posição do KXC. São 3 posições possíveis:</w:t>
      </w:r>
    </w:p>
    <w:p w14:paraId="44B1C3E4" w14:textId="43294870" w:rsidR="005D3052" w:rsidRPr="00597284" w:rsidRDefault="005D3052" w:rsidP="005D305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VERT_OK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vertical, posição de operação;</w:t>
      </w:r>
    </w:p>
    <w:p w14:paraId="2DF98D58" w14:textId="23EE9C81" w:rsidR="005D3052" w:rsidRPr="00597284" w:rsidRDefault="005D3052" w:rsidP="005D305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HORIZ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horizontal, deitado sobre uma superfície</w:t>
      </w:r>
    </w:p>
    <w:p w14:paraId="70C07E59" w14:textId="339B9853" w:rsidR="005D3052" w:rsidRPr="00597284" w:rsidRDefault="005D3052" w:rsidP="005D305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VERT_INV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Ponta cabeça.</w:t>
      </w:r>
    </w:p>
    <w:p w14:paraId="462F697C" w14:textId="21AE1393" w:rsidR="005D3052" w:rsidRPr="00597284" w:rsidRDefault="005D3052" w:rsidP="005D305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Usa a seguinte faixa para determinar a posição</w:t>
      </w:r>
    </w:p>
    <w:p w14:paraId="2E319FA2" w14:textId="607C3FC4" w:rsidR="00AC3F6E" w:rsidRPr="00597284" w:rsidRDefault="00AC3F6E" w:rsidP="00AC3F6E">
      <w:pPr>
        <w:pStyle w:val="PargrafodaLista"/>
        <w:spacing w:after="0"/>
        <w:jc w:val="center"/>
        <w:rPr>
          <w:color w:val="FF0000"/>
        </w:rPr>
      </w:pPr>
      <w:r w:rsidRPr="00597284">
        <w:rPr>
          <w:noProof/>
          <w:color w:val="FF0000"/>
        </w:rPr>
        <w:drawing>
          <wp:inline distT="0" distB="0" distL="0" distR="0" wp14:anchorId="5835F65D" wp14:editId="3EC5974F">
            <wp:extent cx="4510800" cy="903600"/>
            <wp:effectExtent l="0" t="0" r="44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800" cy="90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02E8DA" w14:textId="02ABDA60" w:rsidR="005D3052" w:rsidRPr="00597284" w:rsidRDefault="005D3052" w:rsidP="009D35D5">
      <w:pPr>
        <w:pStyle w:val="PargrafodaLista"/>
        <w:spacing w:after="0"/>
        <w:rPr>
          <w:color w:val="FF0000"/>
          <w:lang w:val="en-US"/>
        </w:rPr>
      </w:pPr>
    </w:p>
    <w:p w14:paraId="15E54CED" w14:textId="77777777" w:rsidR="005D3052" w:rsidRPr="00597284" w:rsidRDefault="005D3052" w:rsidP="009D35D5">
      <w:pPr>
        <w:pStyle w:val="PargrafodaLista"/>
        <w:spacing w:after="0"/>
        <w:rPr>
          <w:color w:val="FF0000"/>
          <w:lang w:val="en-US"/>
        </w:rPr>
      </w:pPr>
    </w:p>
    <w:p w14:paraId="7CA0FC40" w14:textId="77777777" w:rsidR="005D3052" w:rsidRPr="00597284" w:rsidRDefault="005D3052" w:rsidP="009D35D5">
      <w:pPr>
        <w:pStyle w:val="PargrafodaLista"/>
        <w:spacing w:after="0"/>
        <w:rPr>
          <w:color w:val="FF0000"/>
          <w:lang w:val="en-US"/>
        </w:rPr>
      </w:pPr>
    </w:p>
    <w:p w14:paraId="389A4BB0" w14:textId="4FB03467" w:rsidR="00E55112" w:rsidRPr="00597284" w:rsidRDefault="00E55112" w:rsidP="00E55112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mpu_ang_dec</w:t>
      </w:r>
      <w:r w:rsidRPr="00597284">
        <w:rPr>
          <w:color w:val="FF0000"/>
          <w:lang w:val="en-US"/>
        </w:rPr>
        <w:t xml:space="preserve"> (int *acel)</w:t>
      </w:r>
    </w:p>
    <w:p w14:paraId="12567868" w14:textId="35D733DA" w:rsidR="00E55112" w:rsidRPr="00597284" w:rsidRDefault="00E55112" w:rsidP="00E5511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lastRenderedPageBreak/>
        <w:t>Calcular o ângulo de inclinação do KXC com precisão de décimos de graus. Usa os 3 eixos.</w:t>
      </w:r>
    </w:p>
    <w:p w14:paraId="1BED0345" w14:textId="2624E541" w:rsidR="00AC3F6E" w:rsidRPr="00597284" w:rsidRDefault="00AC3F6E" w:rsidP="00E5511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Lê posição vertical diretamente na EEPROM.</w:t>
      </w:r>
    </w:p>
    <w:p w14:paraId="1A55DC9D" w14:textId="77777777" w:rsidR="00E55112" w:rsidRPr="00597284" w:rsidRDefault="00E55112" w:rsidP="00E5511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Temos leituras ax, ay e az e a referência vertical vx, vy e vz. Usa a equação abaixo.</w:t>
      </w:r>
    </w:p>
    <w:p w14:paraId="6AFD3AAA" w14:textId="77777777" w:rsidR="00E55112" w:rsidRPr="00597284" w:rsidRDefault="00E55112" w:rsidP="00E55112">
      <w:pPr>
        <w:pStyle w:val="PargrafodaLista"/>
        <w:spacing w:after="0"/>
        <w:rPr>
          <w:color w:val="FF0000"/>
        </w:rPr>
      </w:pPr>
      <m:oMathPara>
        <m:oMath>
          <m:r>
            <w:rPr>
              <w:rFonts w:ascii="Cambria Math" w:hAnsi="Cambria Math"/>
              <w:color w:val="FF0000"/>
            </w:rPr>
            <m:t>ang=acos</m:t>
          </m:r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color w:val="FF000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color w:val="FF000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z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FF0000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FF0000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  <w:color w:val="FF0000"/>
                    </w:rPr>
                    <m:t>∙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FF0000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FF0000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2</m:t>
                          </m:r>
                        </m:sup>
                      </m:sSubSup>
                    </m:e>
                  </m:rad>
                </m:den>
              </m:f>
            </m:e>
          </m:d>
        </m:oMath>
      </m:oMathPara>
    </w:p>
    <w:p w14:paraId="54763B75" w14:textId="56D3D397" w:rsidR="00E55112" w:rsidRPr="00597284" w:rsidRDefault="00E55112" w:rsidP="009D35D5">
      <w:pPr>
        <w:pStyle w:val="PargrafodaLista"/>
        <w:spacing w:after="0"/>
        <w:rPr>
          <w:color w:val="FF0000"/>
        </w:rPr>
      </w:pPr>
    </w:p>
    <w:p w14:paraId="17692AC3" w14:textId="77777777" w:rsidR="00E55112" w:rsidRPr="00597284" w:rsidRDefault="00E55112" w:rsidP="009D35D5">
      <w:pPr>
        <w:pStyle w:val="PargrafodaLista"/>
        <w:spacing w:after="0"/>
        <w:rPr>
          <w:color w:val="FF0000"/>
        </w:rPr>
      </w:pPr>
    </w:p>
    <w:p w14:paraId="4BF7411D" w14:textId="06BA5197" w:rsidR="009D35D5" w:rsidRPr="00597284" w:rsidRDefault="009D35D5" w:rsidP="009D35D5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mpu_ang</w:t>
      </w:r>
      <w:r w:rsidRPr="00597284">
        <w:rPr>
          <w:color w:val="FF0000"/>
          <w:lang w:val="en-US"/>
        </w:rPr>
        <w:t xml:space="preserve"> (int *acel)</w:t>
      </w:r>
    </w:p>
    <w:p w14:paraId="496384AC" w14:textId="54F3591A" w:rsidR="009D35D5" w:rsidRPr="00597284" w:rsidRDefault="009D35D5" w:rsidP="009D35D5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Calcular o ângulo de inclinação do KXC. Usa os 3 eixos.</w:t>
      </w:r>
    </w:p>
    <w:p w14:paraId="459CC627" w14:textId="77777777" w:rsidR="00AC3F6E" w:rsidRPr="00597284" w:rsidRDefault="00AC3F6E" w:rsidP="00AC3F6E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Lê posição vertical diretamente na EEPROM.</w:t>
      </w:r>
    </w:p>
    <w:p w14:paraId="16AE278B" w14:textId="3ADB717A" w:rsidR="009D35D5" w:rsidRPr="00597284" w:rsidRDefault="009D35D5" w:rsidP="009D35D5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Temos leituras ax, ay e az e a referência vertical vx, vy e vz. </w:t>
      </w:r>
      <w:r w:rsidR="00D02C79" w:rsidRPr="00597284">
        <w:rPr>
          <w:color w:val="FF0000"/>
        </w:rPr>
        <w:t>Usa</w:t>
      </w:r>
      <w:r w:rsidRPr="00597284">
        <w:rPr>
          <w:color w:val="FF0000"/>
        </w:rPr>
        <w:t xml:space="preserve"> a equação abaixo.</w:t>
      </w:r>
    </w:p>
    <w:p w14:paraId="49EAA9A2" w14:textId="1E5327CA" w:rsidR="009D35D5" w:rsidRPr="00597284" w:rsidRDefault="009D35D5" w:rsidP="009D35D5">
      <w:pPr>
        <w:pStyle w:val="PargrafodaLista"/>
        <w:spacing w:after="0"/>
        <w:rPr>
          <w:color w:val="FF0000"/>
        </w:rPr>
      </w:pPr>
      <m:oMathPara>
        <m:oMath>
          <m:r>
            <w:rPr>
              <w:rFonts w:ascii="Cambria Math" w:hAnsi="Cambria Math"/>
              <w:color w:val="FF0000"/>
            </w:rPr>
            <m:t>ang=acos</m:t>
          </m:r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color w:val="FF000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color w:val="FF000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z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FF0000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FF0000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  <w:color w:val="FF0000"/>
                    </w:rPr>
                    <m:t>∙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FF0000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FF0000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2</m:t>
                          </m:r>
                        </m:sup>
                      </m:sSubSup>
                    </m:e>
                  </m:rad>
                </m:den>
              </m:f>
            </m:e>
          </m:d>
        </m:oMath>
      </m:oMathPara>
    </w:p>
    <w:p w14:paraId="18C99A57" w14:textId="77777777" w:rsidR="009D35D5" w:rsidRPr="00597284" w:rsidRDefault="009D35D5" w:rsidP="009D35D5">
      <w:pPr>
        <w:pStyle w:val="PargrafodaLista"/>
        <w:spacing w:after="0"/>
        <w:rPr>
          <w:color w:val="FF0000"/>
        </w:rPr>
      </w:pPr>
    </w:p>
    <w:p w14:paraId="58B0CCF1" w14:textId="2C823EB7" w:rsidR="00D02C79" w:rsidRPr="00597284" w:rsidRDefault="00D02C79" w:rsidP="00D02C79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mpu_ang_y</w:t>
      </w:r>
      <w:r w:rsidRPr="00597284">
        <w:rPr>
          <w:color w:val="FF0000"/>
          <w:lang w:val="en-US"/>
        </w:rPr>
        <w:t xml:space="preserve"> (int *acel, int *vert)</w:t>
      </w:r>
    </w:p>
    <w:p w14:paraId="11B32DD8" w14:textId="1B4408C3" w:rsidR="00D02C79" w:rsidRPr="00597284" w:rsidRDefault="00D02C79" w:rsidP="00D02C79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Calcular o ângulo de inclinação do KXC. Usa apenas o eixo ay.</w:t>
      </w:r>
    </w:p>
    <w:p w14:paraId="21F2675A" w14:textId="77777777" w:rsidR="00D02C79" w:rsidRPr="00597284" w:rsidRDefault="00D02C79" w:rsidP="00D02C79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Temos leituras ax, ay e az e a referência vertical vx, vy e vz. Usa a equação abaixo.</w:t>
      </w:r>
    </w:p>
    <w:p w14:paraId="6B739DCB" w14:textId="2B1D2A5F" w:rsidR="00D02C79" w:rsidRPr="00597284" w:rsidRDefault="00D02C79" w:rsidP="00D02C79">
      <w:pPr>
        <w:pStyle w:val="PargrafodaLista"/>
        <w:spacing w:after="0"/>
        <w:rPr>
          <w:color w:val="FF0000"/>
        </w:rPr>
      </w:pPr>
      <m:oMathPara>
        <m:oMath>
          <m:r>
            <w:rPr>
              <w:rFonts w:ascii="Cambria Math" w:hAnsi="Cambria Math"/>
              <w:color w:val="FF0000"/>
            </w:rPr>
            <m:t>ang=acos</m:t>
          </m:r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sub>
                  </m:sSub>
                </m:den>
              </m:f>
            </m:e>
          </m:d>
        </m:oMath>
      </m:oMathPara>
    </w:p>
    <w:p w14:paraId="4D795421" w14:textId="77777777" w:rsidR="00D02C79" w:rsidRPr="00597284" w:rsidRDefault="00D02C79" w:rsidP="00D02C79">
      <w:pPr>
        <w:pStyle w:val="PargrafodaLista"/>
        <w:spacing w:after="0"/>
        <w:rPr>
          <w:color w:val="FF0000"/>
        </w:rPr>
      </w:pPr>
    </w:p>
    <w:p w14:paraId="701BC2B6" w14:textId="3AF95B8D" w:rsidR="002F076B" w:rsidRPr="00597284" w:rsidRDefault="002F076B" w:rsidP="009D35D5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br w:type="page"/>
      </w:r>
    </w:p>
    <w:p w14:paraId="28D2F000" w14:textId="08EC4672" w:rsidR="007C7E08" w:rsidRPr="00597284" w:rsidRDefault="007C7E08" w:rsidP="007C7E08">
      <w:pPr>
        <w:spacing w:after="0"/>
        <w:jc w:val="center"/>
        <w:rPr>
          <w:b/>
          <w:bCs/>
          <w:color w:val="FF0000"/>
          <w:sz w:val="40"/>
          <w:szCs w:val="40"/>
        </w:rPr>
      </w:pPr>
      <w:r w:rsidRPr="00597284">
        <w:rPr>
          <w:b/>
          <w:bCs/>
          <w:color w:val="FF0000"/>
          <w:sz w:val="40"/>
          <w:szCs w:val="40"/>
        </w:rPr>
        <w:lastRenderedPageBreak/>
        <w:t>TWI (I2C)</w:t>
      </w:r>
    </w:p>
    <w:p w14:paraId="3F4E075E" w14:textId="77777777" w:rsidR="007C7E08" w:rsidRPr="00597284" w:rsidRDefault="007C7E08" w:rsidP="007C7E08">
      <w:pPr>
        <w:spacing w:after="0"/>
        <w:jc w:val="center"/>
        <w:rPr>
          <w:color w:val="FF0000"/>
        </w:rPr>
      </w:pPr>
    </w:p>
    <w:p w14:paraId="7A6C55DB" w14:textId="7BEA256E" w:rsidR="00EE3182" w:rsidRPr="00597284" w:rsidRDefault="00EE3182" w:rsidP="00EE3182">
      <w:pPr>
        <w:spacing w:after="0"/>
        <w:rPr>
          <w:color w:val="FF0000"/>
        </w:rPr>
      </w:pPr>
      <w:r w:rsidRPr="00597284">
        <w:rPr>
          <w:color w:val="FF0000"/>
        </w:rPr>
        <w:t>08/12/2020 - Funções para acessar TWI</w:t>
      </w:r>
    </w:p>
    <w:p w14:paraId="4D70CB7B" w14:textId="77777777" w:rsidR="00EE3182" w:rsidRPr="00597284" w:rsidRDefault="00EE3182" w:rsidP="00EE3182">
      <w:pPr>
        <w:spacing w:after="0"/>
        <w:rPr>
          <w:color w:val="FF0000"/>
        </w:rPr>
      </w:pPr>
    </w:p>
    <w:tbl>
      <w:tblPr>
        <w:tblStyle w:val="Tabelacomgrade"/>
        <w:tblW w:w="5202" w:type="dxa"/>
        <w:jc w:val="center"/>
        <w:tblLook w:val="04A0" w:firstRow="1" w:lastRow="0" w:firstColumn="1" w:lastColumn="0" w:noHBand="0" w:noVBand="1"/>
      </w:tblPr>
      <w:tblGrid>
        <w:gridCol w:w="640"/>
        <w:gridCol w:w="2434"/>
        <w:gridCol w:w="2128"/>
      </w:tblGrid>
      <w:tr w:rsidR="00597284" w:rsidRPr="00597284" w14:paraId="6A5AFA8D" w14:textId="77777777" w:rsidTr="00FD5497">
        <w:trPr>
          <w:jc w:val="center"/>
        </w:trPr>
        <w:tc>
          <w:tcPr>
            <w:tcW w:w="640" w:type="dxa"/>
          </w:tcPr>
          <w:p w14:paraId="3DCE85C6" w14:textId="3825F10D" w:rsidR="007C7E08" w:rsidRPr="00597284" w:rsidRDefault="007C7E08" w:rsidP="00FD5497">
            <w:pPr>
              <w:rPr>
                <w:color w:val="FF0000"/>
              </w:rPr>
            </w:pPr>
          </w:p>
        </w:tc>
        <w:tc>
          <w:tcPr>
            <w:tcW w:w="2434" w:type="dxa"/>
          </w:tcPr>
          <w:p w14:paraId="36EEBF78" w14:textId="64B96A0A" w:rsidR="007C7E08" w:rsidRPr="00597284" w:rsidRDefault="007C7E08" w:rsidP="00FD5497">
            <w:pPr>
              <w:rPr>
                <w:color w:val="FF0000"/>
              </w:rPr>
            </w:pPr>
          </w:p>
        </w:tc>
        <w:tc>
          <w:tcPr>
            <w:tcW w:w="2128" w:type="dxa"/>
          </w:tcPr>
          <w:p w14:paraId="00341D76" w14:textId="487FAA69" w:rsidR="007C7E08" w:rsidRPr="00597284" w:rsidRDefault="007C7E08" w:rsidP="00FD5497">
            <w:pPr>
              <w:rPr>
                <w:color w:val="FF0000"/>
              </w:rPr>
            </w:pPr>
          </w:p>
        </w:tc>
      </w:tr>
      <w:tr w:rsidR="00597284" w:rsidRPr="00597284" w14:paraId="56990C74" w14:textId="77777777" w:rsidTr="00FD5497">
        <w:trPr>
          <w:jc w:val="center"/>
        </w:trPr>
        <w:tc>
          <w:tcPr>
            <w:tcW w:w="640" w:type="dxa"/>
          </w:tcPr>
          <w:p w14:paraId="3F4AE664" w14:textId="77777777" w:rsidR="007C7E08" w:rsidRPr="00597284" w:rsidRDefault="007C7E08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434" w:type="dxa"/>
          </w:tcPr>
          <w:p w14:paraId="37755329" w14:textId="0DD4E7CD" w:rsidR="007C7E08" w:rsidRPr="00597284" w:rsidRDefault="007C7E08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twi_</w:t>
            </w:r>
            <w:r w:rsidR="00FF0CBC" w:rsidRPr="00597284">
              <w:rPr>
                <w:color w:val="FF0000"/>
              </w:rPr>
              <w:t>25</w:t>
            </w:r>
            <w:r w:rsidRPr="00597284">
              <w:rPr>
                <w:color w:val="FF0000"/>
              </w:rPr>
              <w:t>k</w:t>
            </w:r>
          </w:p>
        </w:tc>
        <w:tc>
          <w:tcPr>
            <w:tcW w:w="2128" w:type="dxa"/>
          </w:tcPr>
          <w:p w14:paraId="2B0414A7" w14:textId="77777777" w:rsidR="007C7E08" w:rsidRPr="00597284" w:rsidRDefault="007C7E08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2B1C75C1" w14:textId="77777777" w:rsidTr="00FD5497">
        <w:trPr>
          <w:jc w:val="center"/>
        </w:trPr>
        <w:tc>
          <w:tcPr>
            <w:tcW w:w="640" w:type="dxa"/>
          </w:tcPr>
          <w:p w14:paraId="229D5D63" w14:textId="77777777" w:rsidR="007C7E08" w:rsidRPr="00597284" w:rsidRDefault="007C7E08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434" w:type="dxa"/>
          </w:tcPr>
          <w:p w14:paraId="0A145464" w14:textId="6ED5BD71" w:rsidR="007C7E08" w:rsidRPr="00597284" w:rsidRDefault="007C7E08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twi_</w:t>
            </w:r>
            <w:r w:rsidR="00FF0CBC" w:rsidRPr="00597284">
              <w:rPr>
                <w:color w:val="FF0000"/>
              </w:rPr>
              <w:t>6</w:t>
            </w:r>
            <w:r w:rsidRPr="00597284">
              <w:rPr>
                <w:color w:val="FF0000"/>
              </w:rPr>
              <w:t>k</w:t>
            </w:r>
          </w:p>
        </w:tc>
        <w:tc>
          <w:tcPr>
            <w:tcW w:w="2128" w:type="dxa"/>
          </w:tcPr>
          <w:p w14:paraId="48F6475C" w14:textId="77777777" w:rsidR="007C7E08" w:rsidRPr="00597284" w:rsidRDefault="007C7E08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52CAE97A" w14:textId="77777777" w:rsidTr="00FD5497">
        <w:trPr>
          <w:jc w:val="center"/>
        </w:trPr>
        <w:tc>
          <w:tcPr>
            <w:tcW w:w="640" w:type="dxa"/>
          </w:tcPr>
          <w:p w14:paraId="439DA6A5" w14:textId="77777777" w:rsidR="007C7E08" w:rsidRPr="00597284" w:rsidRDefault="007C7E08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434" w:type="dxa"/>
          </w:tcPr>
          <w:p w14:paraId="120ED92B" w14:textId="5E8C4994" w:rsidR="007C7E08" w:rsidRPr="00597284" w:rsidRDefault="007C7E08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twi_55k</w:t>
            </w:r>
          </w:p>
        </w:tc>
        <w:tc>
          <w:tcPr>
            <w:tcW w:w="2128" w:type="dxa"/>
          </w:tcPr>
          <w:p w14:paraId="5EADF633" w14:textId="77777777" w:rsidR="007C7E08" w:rsidRPr="00597284" w:rsidRDefault="007C7E08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10090B4F" w14:textId="77777777" w:rsidTr="00FD5497">
        <w:trPr>
          <w:jc w:val="center"/>
        </w:trPr>
        <w:tc>
          <w:tcPr>
            <w:tcW w:w="640" w:type="dxa"/>
          </w:tcPr>
          <w:p w14:paraId="54DC9B04" w14:textId="02443C63" w:rsidR="007C7E08" w:rsidRPr="00597284" w:rsidRDefault="007C7E08" w:rsidP="00FD5497">
            <w:pPr>
              <w:rPr>
                <w:color w:val="FF0000"/>
              </w:rPr>
            </w:pPr>
          </w:p>
        </w:tc>
        <w:tc>
          <w:tcPr>
            <w:tcW w:w="2434" w:type="dxa"/>
          </w:tcPr>
          <w:p w14:paraId="2E33D939" w14:textId="24E1B75D" w:rsidR="007C7E08" w:rsidRPr="00597284" w:rsidRDefault="007C7E08" w:rsidP="00FD5497">
            <w:pPr>
              <w:rPr>
                <w:color w:val="FF0000"/>
              </w:rPr>
            </w:pPr>
          </w:p>
        </w:tc>
        <w:tc>
          <w:tcPr>
            <w:tcW w:w="2128" w:type="dxa"/>
          </w:tcPr>
          <w:p w14:paraId="16212159" w14:textId="2D90BE4F" w:rsidR="007C7E08" w:rsidRPr="00597284" w:rsidRDefault="007C7E08" w:rsidP="00FD5497">
            <w:pPr>
              <w:rPr>
                <w:color w:val="FF0000"/>
              </w:rPr>
            </w:pPr>
          </w:p>
        </w:tc>
      </w:tr>
      <w:tr w:rsidR="00597284" w:rsidRPr="00597284" w14:paraId="5CBB8D03" w14:textId="77777777" w:rsidTr="00FD5497">
        <w:trPr>
          <w:jc w:val="center"/>
        </w:trPr>
        <w:tc>
          <w:tcPr>
            <w:tcW w:w="640" w:type="dxa"/>
          </w:tcPr>
          <w:p w14:paraId="1384EDDA" w14:textId="77777777" w:rsidR="00013519" w:rsidRPr="00597284" w:rsidRDefault="00013519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434" w:type="dxa"/>
          </w:tcPr>
          <w:p w14:paraId="6DA57E90" w14:textId="77777777" w:rsidR="00013519" w:rsidRPr="00597284" w:rsidRDefault="00013519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twi_start</w:t>
            </w:r>
          </w:p>
        </w:tc>
        <w:tc>
          <w:tcPr>
            <w:tcW w:w="2128" w:type="dxa"/>
          </w:tcPr>
          <w:p w14:paraId="00F54743" w14:textId="77777777" w:rsidR="00013519" w:rsidRPr="00597284" w:rsidRDefault="00013519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ix)</w:t>
            </w:r>
          </w:p>
        </w:tc>
      </w:tr>
      <w:tr w:rsidR="00597284" w:rsidRPr="00597284" w14:paraId="7F191FD8" w14:textId="77777777" w:rsidTr="00FD5497">
        <w:trPr>
          <w:jc w:val="center"/>
        </w:trPr>
        <w:tc>
          <w:tcPr>
            <w:tcW w:w="640" w:type="dxa"/>
          </w:tcPr>
          <w:p w14:paraId="309D4E2E" w14:textId="77777777" w:rsidR="00013519" w:rsidRPr="00597284" w:rsidRDefault="00013519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434" w:type="dxa"/>
          </w:tcPr>
          <w:p w14:paraId="1DCD166D" w14:textId="3F5F7E43" w:rsidR="00013519" w:rsidRPr="00597284" w:rsidRDefault="00013519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twi_start_rep</w:t>
            </w:r>
          </w:p>
        </w:tc>
        <w:tc>
          <w:tcPr>
            <w:tcW w:w="2128" w:type="dxa"/>
          </w:tcPr>
          <w:p w14:paraId="5FE213A9" w14:textId="3F570B10" w:rsidR="00013519" w:rsidRPr="00597284" w:rsidRDefault="00013519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(int ix)</w:t>
            </w:r>
          </w:p>
        </w:tc>
      </w:tr>
      <w:tr w:rsidR="00597284" w:rsidRPr="00597284" w14:paraId="6AAC1A97" w14:textId="77777777" w:rsidTr="00FD5497">
        <w:trPr>
          <w:jc w:val="center"/>
        </w:trPr>
        <w:tc>
          <w:tcPr>
            <w:tcW w:w="640" w:type="dxa"/>
          </w:tcPr>
          <w:p w14:paraId="7590DAE1" w14:textId="77777777" w:rsidR="00013519" w:rsidRPr="00597284" w:rsidRDefault="00013519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434" w:type="dxa"/>
          </w:tcPr>
          <w:p w14:paraId="5129E824" w14:textId="77777777" w:rsidR="00013519" w:rsidRPr="00597284" w:rsidRDefault="00013519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twi_stop</w:t>
            </w:r>
          </w:p>
        </w:tc>
        <w:tc>
          <w:tcPr>
            <w:tcW w:w="2128" w:type="dxa"/>
          </w:tcPr>
          <w:p w14:paraId="4FBB9767" w14:textId="77777777" w:rsidR="00013519" w:rsidRPr="00597284" w:rsidRDefault="00013519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78380108" w14:textId="77777777" w:rsidTr="00FD5497">
        <w:trPr>
          <w:jc w:val="center"/>
        </w:trPr>
        <w:tc>
          <w:tcPr>
            <w:tcW w:w="640" w:type="dxa"/>
          </w:tcPr>
          <w:p w14:paraId="74B1270B" w14:textId="77777777" w:rsidR="00013519" w:rsidRPr="00597284" w:rsidRDefault="00013519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4B33C8CE" w14:textId="77777777" w:rsidR="00013519" w:rsidRPr="00597284" w:rsidRDefault="00013519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twi_er_check</w:t>
            </w:r>
          </w:p>
        </w:tc>
        <w:tc>
          <w:tcPr>
            <w:tcW w:w="2128" w:type="dxa"/>
          </w:tcPr>
          <w:p w14:paraId="1CAB71C3" w14:textId="77777777" w:rsidR="00013519" w:rsidRPr="00597284" w:rsidRDefault="00013519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ee, byte ix)</w:t>
            </w:r>
          </w:p>
        </w:tc>
      </w:tr>
      <w:tr w:rsidR="00597284" w:rsidRPr="00597284" w14:paraId="083BFD93" w14:textId="77777777" w:rsidTr="00FD5497">
        <w:trPr>
          <w:jc w:val="center"/>
        </w:trPr>
        <w:tc>
          <w:tcPr>
            <w:tcW w:w="640" w:type="dxa"/>
          </w:tcPr>
          <w:p w14:paraId="6EC47C8E" w14:textId="77777777" w:rsidR="00013519" w:rsidRPr="00597284" w:rsidRDefault="00013519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434" w:type="dxa"/>
          </w:tcPr>
          <w:p w14:paraId="02EB5870" w14:textId="77777777" w:rsidR="00013519" w:rsidRPr="00597284" w:rsidRDefault="00013519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twi_er</w:t>
            </w:r>
          </w:p>
        </w:tc>
        <w:tc>
          <w:tcPr>
            <w:tcW w:w="2128" w:type="dxa"/>
          </w:tcPr>
          <w:p w14:paraId="19AC761D" w14:textId="77777777" w:rsidR="00013519" w:rsidRPr="00597284" w:rsidRDefault="00013519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eer, byte ix)</w:t>
            </w:r>
          </w:p>
        </w:tc>
      </w:tr>
      <w:tr w:rsidR="00597284" w:rsidRPr="00597284" w14:paraId="7A1CBC61" w14:textId="77777777" w:rsidTr="00FD5497">
        <w:trPr>
          <w:jc w:val="center"/>
        </w:trPr>
        <w:tc>
          <w:tcPr>
            <w:tcW w:w="640" w:type="dxa"/>
          </w:tcPr>
          <w:p w14:paraId="129586E9" w14:textId="77777777" w:rsidR="00013519" w:rsidRPr="00597284" w:rsidRDefault="00013519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434" w:type="dxa"/>
          </w:tcPr>
          <w:p w14:paraId="0D654528" w14:textId="77777777" w:rsidR="00013519" w:rsidRPr="00597284" w:rsidRDefault="00013519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 xml:space="preserve">twi_et </w:t>
            </w:r>
          </w:p>
        </w:tc>
        <w:tc>
          <w:tcPr>
            <w:tcW w:w="2128" w:type="dxa"/>
          </w:tcPr>
          <w:p w14:paraId="011ABEF7" w14:textId="77777777" w:rsidR="00013519" w:rsidRPr="00597284" w:rsidRDefault="00013519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eet, byte ix)</w:t>
            </w:r>
          </w:p>
        </w:tc>
      </w:tr>
      <w:tr w:rsidR="00597284" w:rsidRPr="00597284" w14:paraId="291402DE" w14:textId="77777777" w:rsidTr="00FD5497">
        <w:trPr>
          <w:jc w:val="center"/>
        </w:trPr>
        <w:tc>
          <w:tcPr>
            <w:tcW w:w="640" w:type="dxa"/>
          </w:tcPr>
          <w:p w14:paraId="76BFBA9A" w14:textId="77777777" w:rsidR="00013519" w:rsidRPr="00597284" w:rsidRDefault="00013519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434" w:type="dxa"/>
          </w:tcPr>
          <w:p w14:paraId="346696CA" w14:textId="77777777" w:rsidR="00013519" w:rsidRPr="00597284" w:rsidRDefault="00013519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twi_dado_er</w:t>
            </w:r>
          </w:p>
        </w:tc>
        <w:tc>
          <w:tcPr>
            <w:tcW w:w="2128" w:type="dxa"/>
          </w:tcPr>
          <w:p w14:paraId="5EB38C23" w14:textId="77777777" w:rsidR="00013519" w:rsidRPr="00597284" w:rsidRDefault="00013519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dado, byte ix)</w:t>
            </w:r>
          </w:p>
        </w:tc>
      </w:tr>
      <w:tr w:rsidR="00597284" w:rsidRPr="00597284" w14:paraId="7E9CD530" w14:textId="77777777" w:rsidTr="00FD5497">
        <w:trPr>
          <w:jc w:val="center"/>
        </w:trPr>
        <w:tc>
          <w:tcPr>
            <w:tcW w:w="640" w:type="dxa"/>
          </w:tcPr>
          <w:p w14:paraId="573D8F98" w14:textId="77777777" w:rsidR="00013519" w:rsidRPr="00597284" w:rsidRDefault="00013519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6FBAA79D" w14:textId="77777777" w:rsidR="00013519" w:rsidRPr="00597284" w:rsidRDefault="00013519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twi_dado_et_ack</w:t>
            </w:r>
          </w:p>
        </w:tc>
        <w:tc>
          <w:tcPr>
            <w:tcW w:w="2128" w:type="dxa"/>
          </w:tcPr>
          <w:p w14:paraId="66BD135D" w14:textId="77777777" w:rsidR="00013519" w:rsidRPr="00597284" w:rsidRDefault="00013519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ix)</w:t>
            </w:r>
          </w:p>
        </w:tc>
      </w:tr>
      <w:tr w:rsidR="00597284" w:rsidRPr="00597284" w14:paraId="727C66B2" w14:textId="77777777" w:rsidTr="00FD5497">
        <w:trPr>
          <w:jc w:val="center"/>
        </w:trPr>
        <w:tc>
          <w:tcPr>
            <w:tcW w:w="640" w:type="dxa"/>
          </w:tcPr>
          <w:p w14:paraId="5C6923E0" w14:textId="77777777" w:rsidR="00013519" w:rsidRPr="00597284" w:rsidRDefault="00013519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489241FC" w14:textId="6D22DB33" w:rsidR="00013519" w:rsidRPr="00597284" w:rsidRDefault="00013519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twi_dado_et_nack</w:t>
            </w:r>
          </w:p>
        </w:tc>
        <w:tc>
          <w:tcPr>
            <w:tcW w:w="2128" w:type="dxa"/>
          </w:tcPr>
          <w:p w14:paraId="2DFA32D2" w14:textId="77777777" w:rsidR="00013519" w:rsidRPr="00597284" w:rsidRDefault="00013519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ix)</w:t>
            </w:r>
          </w:p>
        </w:tc>
      </w:tr>
      <w:tr w:rsidR="00597284" w:rsidRPr="00597284" w14:paraId="5753AD17" w14:textId="77777777" w:rsidTr="00FD5497">
        <w:trPr>
          <w:jc w:val="center"/>
        </w:trPr>
        <w:tc>
          <w:tcPr>
            <w:tcW w:w="640" w:type="dxa"/>
          </w:tcPr>
          <w:p w14:paraId="22F25C64" w14:textId="77777777" w:rsidR="00013519" w:rsidRPr="00597284" w:rsidRDefault="00013519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46CF2B3D" w14:textId="40244065" w:rsidR="00013519" w:rsidRPr="00597284" w:rsidRDefault="00013519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espera_twint</w:t>
            </w:r>
          </w:p>
        </w:tc>
        <w:tc>
          <w:tcPr>
            <w:tcW w:w="2128" w:type="dxa"/>
          </w:tcPr>
          <w:p w14:paraId="14BAA4DF" w14:textId="77777777" w:rsidR="00013519" w:rsidRPr="00597284" w:rsidRDefault="00013519" w:rsidP="00FD5497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ix)</w:t>
            </w:r>
          </w:p>
        </w:tc>
      </w:tr>
      <w:tr w:rsidR="00597284" w:rsidRPr="00597284" w14:paraId="1082A0D6" w14:textId="77777777" w:rsidTr="00FD5497">
        <w:trPr>
          <w:jc w:val="center"/>
        </w:trPr>
        <w:tc>
          <w:tcPr>
            <w:tcW w:w="640" w:type="dxa"/>
          </w:tcPr>
          <w:p w14:paraId="46037D1D" w14:textId="5C35336C" w:rsidR="007C7E08" w:rsidRPr="00597284" w:rsidRDefault="007C7E08" w:rsidP="00FD5497">
            <w:pPr>
              <w:rPr>
                <w:color w:val="FF0000"/>
              </w:rPr>
            </w:pPr>
          </w:p>
        </w:tc>
        <w:tc>
          <w:tcPr>
            <w:tcW w:w="2434" w:type="dxa"/>
          </w:tcPr>
          <w:p w14:paraId="0EE389D8" w14:textId="75370E86" w:rsidR="007C7E08" w:rsidRPr="00597284" w:rsidRDefault="007C7E08" w:rsidP="00FD5497">
            <w:pPr>
              <w:rPr>
                <w:color w:val="FF0000"/>
              </w:rPr>
            </w:pPr>
          </w:p>
        </w:tc>
        <w:tc>
          <w:tcPr>
            <w:tcW w:w="2128" w:type="dxa"/>
          </w:tcPr>
          <w:p w14:paraId="4A2BE1CF" w14:textId="0ECD4E07" w:rsidR="007C7E08" w:rsidRPr="00597284" w:rsidRDefault="007C7E08" w:rsidP="00FD5497">
            <w:pPr>
              <w:rPr>
                <w:color w:val="FF0000"/>
              </w:rPr>
            </w:pPr>
          </w:p>
        </w:tc>
      </w:tr>
      <w:tr w:rsidR="007C7E08" w:rsidRPr="00597284" w14:paraId="1041B269" w14:textId="77777777" w:rsidTr="00FD5497">
        <w:trPr>
          <w:jc w:val="center"/>
        </w:trPr>
        <w:tc>
          <w:tcPr>
            <w:tcW w:w="640" w:type="dxa"/>
          </w:tcPr>
          <w:p w14:paraId="44842564" w14:textId="77777777" w:rsidR="007C7E08" w:rsidRPr="00597284" w:rsidRDefault="007C7E08" w:rsidP="00FD5497">
            <w:pPr>
              <w:rPr>
                <w:color w:val="FF0000"/>
              </w:rPr>
            </w:pPr>
          </w:p>
        </w:tc>
        <w:tc>
          <w:tcPr>
            <w:tcW w:w="2434" w:type="dxa"/>
          </w:tcPr>
          <w:p w14:paraId="1C9B5508" w14:textId="77777777" w:rsidR="007C7E08" w:rsidRPr="00597284" w:rsidRDefault="007C7E08" w:rsidP="00FD5497">
            <w:pPr>
              <w:rPr>
                <w:color w:val="FF0000"/>
              </w:rPr>
            </w:pPr>
          </w:p>
        </w:tc>
        <w:tc>
          <w:tcPr>
            <w:tcW w:w="2128" w:type="dxa"/>
          </w:tcPr>
          <w:p w14:paraId="0E19D65F" w14:textId="77777777" w:rsidR="007C7E08" w:rsidRPr="00597284" w:rsidRDefault="007C7E08" w:rsidP="00FD5497">
            <w:pPr>
              <w:rPr>
                <w:color w:val="FF0000"/>
              </w:rPr>
            </w:pPr>
          </w:p>
        </w:tc>
      </w:tr>
    </w:tbl>
    <w:p w14:paraId="43662CF4" w14:textId="4A58B97B" w:rsidR="007C7E08" w:rsidRPr="00597284" w:rsidRDefault="007C7E08" w:rsidP="007C7E08">
      <w:pPr>
        <w:spacing w:after="0"/>
        <w:rPr>
          <w:color w:val="FF0000"/>
        </w:rPr>
      </w:pPr>
    </w:p>
    <w:p w14:paraId="22E06FBD" w14:textId="08E4F4B8" w:rsidR="00FF0CBC" w:rsidRPr="00597284" w:rsidRDefault="00FF0CBC" w:rsidP="00FF0CBC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twi_</w:t>
      </w:r>
      <w:r w:rsidR="009F23CE" w:rsidRPr="00597284">
        <w:rPr>
          <w:b/>
          <w:bCs/>
          <w:color w:val="FF0000"/>
          <w:lang w:val="en-US"/>
        </w:rPr>
        <w:t>25</w:t>
      </w:r>
      <w:r w:rsidRPr="00597284">
        <w:rPr>
          <w:b/>
          <w:bCs/>
          <w:color w:val="FF0000"/>
          <w:lang w:val="en-US"/>
        </w:rPr>
        <w:t>k</w:t>
      </w:r>
      <w:r w:rsidRPr="00597284">
        <w:rPr>
          <w:color w:val="FF0000"/>
          <w:lang w:val="en-US"/>
        </w:rPr>
        <w:t xml:space="preserve"> (void)</w:t>
      </w:r>
    </w:p>
    <w:p w14:paraId="172B7623" w14:textId="0DB83DAA" w:rsidR="00FF0CBC" w:rsidRPr="00597284" w:rsidRDefault="00FF0CBC" w:rsidP="00FF0CBC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Com relógio de 1 MHz, resulta em 25 kHz.</w:t>
      </w:r>
      <w:r w:rsidR="00643774" w:rsidRPr="00597284">
        <w:rPr>
          <w:color w:val="FF0000"/>
        </w:rPr>
        <w:t xml:space="preserve"> Vira 400 kHz com relógio de 16 MHz.</w:t>
      </w:r>
    </w:p>
    <w:p w14:paraId="795FD356" w14:textId="77777777" w:rsidR="00FF0CBC" w:rsidRPr="00597284" w:rsidRDefault="00FF0CBC" w:rsidP="00FF0CBC">
      <w:pPr>
        <w:pStyle w:val="PargrafodaLista"/>
        <w:spacing w:after="0"/>
        <w:rPr>
          <w:color w:val="FF0000"/>
        </w:rPr>
      </w:pPr>
    </w:p>
    <w:p w14:paraId="6C3B740A" w14:textId="026B5DDD" w:rsidR="00FF0CBC" w:rsidRPr="00597284" w:rsidRDefault="00FF0CBC" w:rsidP="00FF0CBC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twi_</w:t>
      </w:r>
      <w:r w:rsidR="009F23CE" w:rsidRPr="00597284">
        <w:rPr>
          <w:b/>
          <w:bCs/>
          <w:color w:val="FF0000"/>
          <w:lang w:val="en-US"/>
        </w:rPr>
        <w:t>6</w:t>
      </w:r>
      <w:r w:rsidRPr="00597284">
        <w:rPr>
          <w:b/>
          <w:bCs/>
          <w:color w:val="FF0000"/>
          <w:lang w:val="en-US"/>
        </w:rPr>
        <w:t>k</w:t>
      </w:r>
      <w:r w:rsidRPr="00597284">
        <w:rPr>
          <w:color w:val="FF0000"/>
          <w:lang w:val="en-US"/>
        </w:rPr>
        <w:t xml:space="preserve"> (void)</w:t>
      </w:r>
    </w:p>
    <w:p w14:paraId="3FDF8FC1" w14:textId="3727A91B" w:rsidR="00FF0CBC" w:rsidRPr="00597284" w:rsidRDefault="00FF0CBC" w:rsidP="00FF0CBC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Com relógio de 1 MHz, resulta em 6,25 kHz.</w:t>
      </w:r>
      <w:r w:rsidR="00643774" w:rsidRPr="00597284">
        <w:rPr>
          <w:color w:val="FF0000"/>
        </w:rPr>
        <w:t xml:space="preserve"> Vira 100 kHz com relógio de 16 MHz.</w:t>
      </w:r>
    </w:p>
    <w:p w14:paraId="7E9ABD25" w14:textId="77777777" w:rsidR="00FF0CBC" w:rsidRPr="00597284" w:rsidRDefault="00FF0CBC" w:rsidP="00FF0CBC">
      <w:pPr>
        <w:pStyle w:val="PargrafodaLista"/>
        <w:spacing w:after="0"/>
        <w:rPr>
          <w:color w:val="FF0000"/>
        </w:rPr>
      </w:pPr>
    </w:p>
    <w:p w14:paraId="45179E84" w14:textId="2B40CE88" w:rsidR="00FF0CBC" w:rsidRPr="00597284" w:rsidRDefault="00FF0CBC" w:rsidP="00FF0CBC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twi_55k</w:t>
      </w:r>
      <w:r w:rsidRPr="00597284">
        <w:rPr>
          <w:color w:val="FF0000"/>
          <w:lang w:val="en-US"/>
        </w:rPr>
        <w:t xml:space="preserve"> (void)</w:t>
      </w:r>
    </w:p>
    <w:p w14:paraId="5B547EB9" w14:textId="77777777" w:rsidR="009F23CE" w:rsidRPr="00597284" w:rsidRDefault="00FF0CBC" w:rsidP="00FF0CBC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Essa é maior velocidade com relógio de 1 MHz.</w:t>
      </w:r>
    </w:p>
    <w:p w14:paraId="235A570B" w14:textId="11A5807E" w:rsidR="00FF0CBC" w:rsidRPr="00597284" w:rsidRDefault="00FF0CBC" w:rsidP="007C7E08">
      <w:pPr>
        <w:spacing w:after="0"/>
        <w:rPr>
          <w:color w:val="FF0000"/>
        </w:rPr>
      </w:pPr>
    </w:p>
    <w:p w14:paraId="47E706D6" w14:textId="77777777" w:rsidR="00EE3182" w:rsidRPr="00597284" w:rsidRDefault="00EE3182" w:rsidP="00EE3182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twi_start</w:t>
      </w:r>
      <w:r w:rsidRPr="00597284">
        <w:rPr>
          <w:color w:val="FF0000"/>
          <w:lang w:val="en-US"/>
        </w:rPr>
        <w:t xml:space="preserve"> (byte ix)</w:t>
      </w:r>
    </w:p>
    <w:p w14:paraId="04FE2400" w14:textId="77777777" w:rsidR="00EE3182" w:rsidRPr="00597284" w:rsidRDefault="00EE3182" w:rsidP="00EE318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Gerar um START no TWI.</w:t>
      </w:r>
    </w:p>
    <w:p w14:paraId="24B7C8D4" w14:textId="77777777" w:rsidR="00EE3182" w:rsidRPr="00597284" w:rsidRDefault="00EE3182" w:rsidP="00EE3182">
      <w:pPr>
        <w:pStyle w:val="PargrafodaLista"/>
        <w:spacing w:after="0"/>
        <w:rPr>
          <w:color w:val="FF0000"/>
        </w:rPr>
      </w:pPr>
    </w:p>
    <w:p w14:paraId="39A022AA" w14:textId="77777777" w:rsidR="00EE3182" w:rsidRPr="00597284" w:rsidRDefault="00EE3182" w:rsidP="00EE3182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twi_start_rep</w:t>
      </w:r>
      <w:r w:rsidRPr="00597284">
        <w:rPr>
          <w:color w:val="FF0000"/>
          <w:lang w:val="en-US"/>
        </w:rPr>
        <w:t xml:space="preserve"> (int ix)</w:t>
      </w:r>
    </w:p>
    <w:p w14:paraId="4F5EAFB2" w14:textId="77777777" w:rsidR="00EE3182" w:rsidRPr="00597284" w:rsidRDefault="00EE3182" w:rsidP="00EE318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Gerar um START Repetido no TWI.</w:t>
      </w:r>
    </w:p>
    <w:p w14:paraId="7E8714A1" w14:textId="77777777" w:rsidR="00EE3182" w:rsidRPr="00597284" w:rsidRDefault="00EE3182" w:rsidP="00EE3182">
      <w:pPr>
        <w:pStyle w:val="PargrafodaLista"/>
        <w:spacing w:after="0"/>
        <w:rPr>
          <w:color w:val="FF0000"/>
        </w:rPr>
      </w:pPr>
    </w:p>
    <w:p w14:paraId="1F2F63F2" w14:textId="77777777" w:rsidR="00EE3182" w:rsidRPr="00597284" w:rsidRDefault="00EE3182" w:rsidP="00EE3182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void </w:t>
      </w:r>
      <w:r w:rsidRPr="00597284">
        <w:rPr>
          <w:b/>
          <w:bCs/>
          <w:color w:val="FF0000"/>
        </w:rPr>
        <w:t>twi_stop</w:t>
      </w:r>
      <w:r w:rsidRPr="00597284">
        <w:rPr>
          <w:color w:val="FF0000"/>
        </w:rPr>
        <w:t xml:space="preserve"> (void)</w:t>
      </w:r>
    </w:p>
    <w:p w14:paraId="7819ED56" w14:textId="5689B9FE" w:rsidR="00EE3182" w:rsidRPr="00597284" w:rsidRDefault="00EE3182" w:rsidP="00EE318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Gerar um STOP.</w:t>
      </w:r>
    </w:p>
    <w:p w14:paraId="153F2942" w14:textId="15B305D0" w:rsidR="00643774" w:rsidRPr="00597284" w:rsidRDefault="00643774" w:rsidP="007C7E08">
      <w:pPr>
        <w:spacing w:after="0"/>
        <w:rPr>
          <w:color w:val="FF0000"/>
        </w:rPr>
      </w:pPr>
    </w:p>
    <w:p w14:paraId="154AA04B" w14:textId="77777777" w:rsidR="00EE3182" w:rsidRPr="00597284" w:rsidRDefault="00EE3182" w:rsidP="00EE3182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twi_er_check</w:t>
      </w:r>
      <w:r w:rsidRPr="00597284">
        <w:rPr>
          <w:color w:val="FF0000"/>
          <w:lang w:val="en-US"/>
        </w:rPr>
        <w:t xml:space="preserve"> (byte ee, byte ix)</w:t>
      </w:r>
    </w:p>
    <w:p w14:paraId="6AF42301" w14:textId="77777777" w:rsidR="00EE3182" w:rsidRPr="00597284" w:rsidRDefault="00EE3182" w:rsidP="00EE318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Enviar endereço de Escrita do Escravo Receptor (ER) e esperar ACK.</w:t>
      </w:r>
    </w:p>
    <w:p w14:paraId="32EFD254" w14:textId="77777777" w:rsidR="00EE3182" w:rsidRPr="00597284" w:rsidRDefault="00EE3182" w:rsidP="00EE318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TRUE se escravo gerou ACK.</w:t>
      </w:r>
    </w:p>
    <w:p w14:paraId="3564A8D3" w14:textId="77777777" w:rsidR="00EE3182" w:rsidRPr="00597284" w:rsidRDefault="00EE3182" w:rsidP="00EE318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FALSE se gerou NACK (não gera msg de erro).</w:t>
      </w:r>
    </w:p>
    <w:p w14:paraId="71AD64FD" w14:textId="77777777" w:rsidR="00EE3182" w:rsidRPr="00597284" w:rsidRDefault="00EE3182" w:rsidP="00EE318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ee = endereço do escravo.</w:t>
      </w:r>
    </w:p>
    <w:p w14:paraId="0FF2C2EC" w14:textId="6F2CA0B6" w:rsidR="00EE3182" w:rsidRPr="00597284" w:rsidRDefault="00EE3182" w:rsidP="007C7E08">
      <w:pPr>
        <w:spacing w:after="0"/>
        <w:rPr>
          <w:color w:val="FF0000"/>
        </w:rPr>
      </w:pPr>
    </w:p>
    <w:p w14:paraId="321D5C48" w14:textId="77777777" w:rsidR="00EE3182" w:rsidRPr="00597284" w:rsidRDefault="00EE3182" w:rsidP="00EE3182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twi_er</w:t>
      </w:r>
      <w:r w:rsidRPr="00597284">
        <w:rPr>
          <w:color w:val="FF0000"/>
          <w:lang w:val="en-US"/>
        </w:rPr>
        <w:t xml:space="preserve"> (byte eer, byte ix)</w:t>
      </w:r>
    </w:p>
    <w:p w14:paraId="2B6A03C9" w14:textId="77777777" w:rsidR="00EE3182" w:rsidRPr="00597284" w:rsidRDefault="00EE3182" w:rsidP="00EE318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Enviar endereço de Escrita do Escravo (ER) e esperar ACK.</w:t>
      </w:r>
    </w:p>
    <w:p w14:paraId="1D1FF064" w14:textId="77777777" w:rsidR="00EE3182" w:rsidRPr="00597284" w:rsidRDefault="00EE3182" w:rsidP="00EE318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eer = endereço do escravo receptor.</w:t>
      </w:r>
    </w:p>
    <w:p w14:paraId="6D55F2E8" w14:textId="77777777" w:rsidR="00EE3182" w:rsidRPr="00597284" w:rsidRDefault="00EE3182" w:rsidP="00EE3182">
      <w:pPr>
        <w:pStyle w:val="PargrafodaLista"/>
        <w:spacing w:after="0"/>
        <w:rPr>
          <w:color w:val="FF0000"/>
        </w:rPr>
      </w:pPr>
    </w:p>
    <w:p w14:paraId="1554B288" w14:textId="77777777" w:rsidR="00EE3182" w:rsidRPr="00597284" w:rsidRDefault="00EE3182" w:rsidP="00EE3182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lastRenderedPageBreak/>
        <w:t xml:space="preserve">void </w:t>
      </w:r>
      <w:r w:rsidRPr="00597284">
        <w:rPr>
          <w:b/>
          <w:bCs/>
          <w:color w:val="FF0000"/>
          <w:lang w:val="en-US"/>
        </w:rPr>
        <w:t>twi_et</w:t>
      </w:r>
      <w:r w:rsidRPr="00597284">
        <w:rPr>
          <w:color w:val="FF0000"/>
          <w:lang w:val="en-US"/>
        </w:rPr>
        <w:t xml:space="preserve"> (byte eet, byte ix)</w:t>
      </w:r>
    </w:p>
    <w:p w14:paraId="6D51D5CF" w14:textId="77777777" w:rsidR="00EE3182" w:rsidRPr="00597284" w:rsidRDefault="00EE3182" w:rsidP="00EE318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Enviar endereço de Leitura do Escravo (ET) e esperar ACK.</w:t>
      </w:r>
    </w:p>
    <w:p w14:paraId="77844E32" w14:textId="77777777" w:rsidR="00EE3182" w:rsidRPr="00597284" w:rsidRDefault="00EE3182" w:rsidP="00EE318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eet = endereço do escravo transmissor.</w:t>
      </w:r>
    </w:p>
    <w:p w14:paraId="29B8D8DD" w14:textId="77777777" w:rsidR="00EE3182" w:rsidRPr="00597284" w:rsidRDefault="00EE3182" w:rsidP="00EE3182">
      <w:pPr>
        <w:pStyle w:val="PargrafodaLista"/>
        <w:spacing w:after="0"/>
        <w:rPr>
          <w:color w:val="FF0000"/>
        </w:rPr>
      </w:pPr>
    </w:p>
    <w:p w14:paraId="33646423" w14:textId="77777777" w:rsidR="00EE3182" w:rsidRPr="00597284" w:rsidRDefault="00EE3182" w:rsidP="00EE3182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void </w:t>
      </w:r>
      <w:r w:rsidRPr="00597284">
        <w:rPr>
          <w:b/>
          <w:bCs/>
          <w:color w:val="FF0000"/>
        </w:rPr>
        <w:t>twi_dado_er</w:t>
      </w:r>
      <w:r w:rsidRPr="00597284">
        <w:rPr>
          <w:color w:val="FF0000"/>
        </w:rPr>
        <w:t xml:space="preserve"> (byte dado, byte ix)</w:t>
      </w:r>
    </w:p>
    <w:p w14:paraId="2D6261FE" w14:textId="77777777" w:rsidR="00EE3182" w:rsidRPr="00597284" w:rsidRDefault="00EE3182" w:rsidP="00EE318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Enviar dado para escravo previamente endereçado.</w:t>
      </w:r>
    </w:p>
    <w:p w14:paraId="3256077E" w14:textId="77777777" w:rsidR="00EE3182" w:rsidRPr="00597284" w:rsidRDefault="00EE3182" w:rsidP="00EE3182">
      <w:pPr>
        <w:pStyle w:val="PargrafodaLista"/>
        <w:spacing w:after="0"/>
        <w:rPr>
          <w:color w:val="FF0000"/>
        </w:rPr>
      </w:pPr>
    </w:p>
    <w:p w14:paraId="296A4BC9" w14:textId="77777777" w:rsidR="00EE3182" w:rsidRPr="00597284" w:rsidRDefault="00EE3182" w:rsidP="00EE3182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twi_dado_et_ack</w:t>
      </w:r>
      <w:r w:rsidRPr="00597284">
        <w:rPr>
          <w:color w:val="FF0000"/>
          <w:lang w:val="en-US"/>
        </w:rPr>
        <w:t xml:space="preserve"> (byte ix)</w:t>
      </w:r>
    </w:p>
    <w:p w14:paraId="6DEA1DC8" w14:textId="77777777" w:rsidR="00EE3182" w:rsidRPr="00597284" w:rsidRDefault="00EE3182" w:rsidP="00EE318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Receber dado e gerar ACK.</w:t>
      </w:r>
    </w:p>
    <w:p w14:paraId="49857199" w14:textId="77777777" w:rsidR="00EE3182" w:rsidRPr="00597284" w:rsidRDefault="00EE3182" w:rsidP="00EE3182">
      <w:pPr>
        <w:pStyle w:val="PargrafodaLista"/>
        <w:spacing w:after="0"/>
        <w:rPr>
          <w:color w:val="FF0000"/>
        </w:rPr>
      </w:pPr>
    </w:p>
    <w:p w14:paraId="1F63E2CF" w14:textId="77777777" w:rsidR="00EE3182" w:rsidRPr="00597284" w:rsidRDefault="00EE3182" w:rsidP="00EE3182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twi_dado_et_nack</w:t>
      </w:r>
      <w:r w:rsidRPr="00597284">
        <w:rPr>
          <w:color w:val="FF0000"/>
          <w:lang w:val="en-US"/>
        </w:rPr>
        <w:t xml:space="preserve"> (byte ix)</w:t>
      </w:r>
    </w:p>
    <w:p w14:paraId="5600EC13" w14:textId="77777777" w:rsidR="00EE3182" w:rsidRPr="00597284" w:rsidRDefault="00EE3182" w:rsidP="00EE318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Receber dado e gerar NACK.</w:t>
      </w:r>
    </w:p>
    <w:p w14:paraId="7C6D7CAD" w14:textId="77777777" w:rsidR="00EE3182" w:rsidRPr="00597284" w:rsidRDefault="00EE3182" w:rsidP="00EE3182">
      <w:pPr>
        <w:pStyle w:val="PargrafodaLista"/>
        <w:spacing w:after="0"/>
        <w:rPr>
          <w:color w:val="FF0000"/>
        </w:rPr>
      </w:pPr>
    </w:p>
    <w:p w14:paraId="0F54E8A5" w14:textId="77777777" w:rsidR="00EE3182" w:rsidRPr="00597284" w:rsidRDefault="00EE3182" w:rsidP="00EE3182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espera_twint</w:t>
      </w:r>
      <w:r w:rsidRPr="00597284">
        <w:rPr>
          <w:color w:val="FF0000"/>
          <w:lang w:val="en-US"/>
        </w:rPr>
        <w:t xml:space="preserve"> (byte ix)</w:t>
      </w:r>
    </w:p>
    <w:p w14:paraId="476DB5B7" w14:textId="77777777" w:rsidR="00EE3182" w:rsidRPr="00597284" w:rsidRDefault="00EE3182" w:rsidP="00EE318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Esperar TWINT.</w:t>
      </w:r>
    </w:p>
    <w:p w14:paraId="56E11B06" w14:textId="77777777" w:rsidR="00EE3182" w:rsidRPr="00597284" w:rsidRDefault="00EE3182" w:rsidP="00EE3182">
      <w:pPr>
        <w:pStyle w:val="PargrafodaLista"/>
        <w:spacing w:after="0"/>
        <w:rPr>
          <w:color w:val="FF0000"/>
        </w:rPr>
      </w:pPr>
    </w:p>
    <w:p w14:paraId="14D6A473" w14:textId="77777777" w:rsidR="00EE3182" w:rsidRPr="00597284" w:rsidRDefault="00EE3182" w:rsidP="00EE3182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twi_erro</w:t>
      </w:r>
      <w:r w:rsidRPr="00597284">
        <w:rPr>
          <w:color w:val="FF0000"/>
          <w:lang w:val="en-US"/>
        </w:rPr>
        <w:t xml:space="preserve"> (int cod, int ix)</w:t>
      </w:r>
    </w:p>
    <w:p w14:paraId="096F9F81" w14:textId="77777777" w:rsidR="00EE3182" w:rsidRPr="00597284" w:rsidRDefault="00EE3182" w:rsidP="00EE318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ERROS no TWI (I2C).</w:t>
      </w:r>
    </w:p>
    <w:p w14:paraId="1A46D588" w14:textId="77777777" w:rsidR="00EE3182" w:rsidRPr="00597284" w:rsidRDefault="00EE3182" w:rsidP="00EE318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1 = Erro ao gerar START.</w:t>
      </w:r>
    </w:p>
    <w:p w14:paraId="2A7A88B1" w14:textId="77777777" w:rsidR="00EE3182" w:rsidRPr="00597284" w:rsidRDefault="00EE3182" w:rsidP="00EE318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2 = Erro ao gerar START Repetido.</w:t>
      </w:r>
    </w:p>
    <w:p w14:paraId="39DAB050" w14:textId="77777777" w:rsidR="00EE3182" w:rsidRPr="00597284" w:rsidRDefault="00EE3182" w:rsidP="00EE318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3 = Erro Escravo Receptor endereçado (ER) não enviou ACK.</w:t>
      </w:r>
    </w:p>
    <w:p w14:paraId="15AAC7E1" w14:textId="77777777" w:rsidR="00EE3182" w:rsidRPr="00597284" w:rsidRDefault="00EE3182" w:rsidP="00EE318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4 = Erro Escravo Transmissor endereçado (ET) não enviou ACK.</w:t>
      </w:r>
    </w:p>
    <w:p w14:paraId="53C2BBE8" w14:textId="77777777" w:rsidR="00EE3182" w:rsidRPr="00597284" w:rsidRDefault="00EE3182" w:rsidP="00EE318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5 = Erro Escravo Receptor (ER) não enviou ACK após envio do dado.</w:t>
      </w:r>
    </w:p>
    <w:p w14:paraId="70AFA3D2" w14:textId="77777777" w:rsidR="00EE3182" w:rsidRPr="00597284" w:rsidRDefault="00EE3182" w:rsidP="00EE318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6 = Erro ao receber um dado do Escravo Transmissor (ET) e gerar um ACK.</w:t>
      </w:r>
    </w:p>
    <w:p w14:paraId="1D2CA8C0" w14:textId="77777777" w:rsidR="00EE3182" w:rsidRPr="00597284" w:rsidRDefault="00EE3182" w:rsidP="00EE318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7 = Erro ao receber um dado do Escravo Transmissor (ET) e gerar um NACK.</w:t>
      </w:r>
    </w:p>
    <w:p w14:paraId="55529229" w14:textId="77777777" w:rsidR="00EE3182" w:rsidRPr="00597284" w:rsidRDefault="00EE3182" w:rsidP="00EE318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8 = Erro ao esperar TWINT - Timeout esperando TWINT ir para 1.</w:t>
      </w:r>
    </w:p>
    <w:p w14:paraId="1E1E632D" w14:textId="0ECF6EF9" w:rsidR="00EE3182" w:rsidRPr="00597284" w:rsidRDefault="00EE3182" w:rsidP="007C7E08">
      <w:pPr>
        <w:spacing w:after="0"/>
        <w:rPr>
          <w:color w:val="FF0000"/>
        </w:rPr>
      </w:pPr>
    </w:p>
    <w:p w14:paraId="57E0D531" w14:textId="77777777" w:rsidR="00643774" w:rsidRPr="00597284" w:rsidRDefault="00643774" w:rsidP="00643774">
      <w:pPr>
        <w:spacing w:after="0"/>
        <w:jc w:val="both"/>
        <w:rPr>
          <w:rFonts w:ascii="Arial" w:hAnsi="Arial" w:cs="Arial"/>
          <w:color w:val="FF0000"/>
        </w:rPr>
      </w:pPr>
    </w:p>
    <w:p w14:paraId="675FA73E" w14:textId="7D190A0A" w:rsidR="00643774" w:rsidRPr="00597284" w:rsidRDefault="00643774" w:rsidP="00643774">
      <w:pPr>
        <w:spacing w:after="0"/>
        <w:jc w:val="both"/>
        <w:rPr>
          <w:rFonts w:ascii="Arial" w:eastAsiaTheme="minorEastAsia" w:hAnsi="Arial" w:cs="Arial"/>
          <w:color w:val="FF0000"/>
        </w:rPr>
      </w:pPr>
      <m:oMathPara>
        <m:oMath>
          <m:r>
            <w:rPr>
              <w:rFonts w:ascii="Cambria Math" w:hAnsi="Cambria Math" w:cs="Arial"/>
              <w:color w:val="FF0000"/>
            </w:rPr>
            <m:t>Freq SCL=</m:t>
          </m:r>
          <m:f>
            <m:fPr>
              <m:ctrlPr>
                <w:ins w:id="1" w:author="Ricardo Zelenovsky" w:date="2021-04-21T21:54:00Z">
                  <w:rPr>
                    <w:rFonts w:ascii="Cambria Math" w:hAnsi="Cambria Math" w:cs="Arial"/>
                    <w:i/>
                    <w:color w:val="FF0000"/>
                  </w:rPr>
                </w:ins>
              </m:ctrlPr>
            </m:fPr>
            <m:num>
              <m:r>
                <w:rPr>
                  <w:rFonts w:ascii="Cambria Math" w:hAnsi="Cambria Math" w:cs="Arial"/>
                  <w:color w:val="FF0000"/>
                </w:rPr>
                <m:t>Freq CPU</m:t>
              </m:r>
            </m:num>
            <m:den>
              <m:r>
                <w:rPr>
                  <w:rFonts w:ascii="Cambria Math" w:hAnsi="Cambria Math" w:cs="Arial"/>
                  <w:color w:val="FF0000"/>
                </w:rPr>
                <m:t>16+2∙</m:t>
              </m:r>
              <m:d>
                <m:dPr>
                  <m:ctrlPr>
                    <w:ins w:id="2" w:author="Ricardo Zelenovsky" w:date="2021-04-21T21:54:00Z">
                      <w:rPr>
                        <w:rFonts w:ascii="Cambria Math" w:hAnsi="Cambria Math" w:cs="Arial"/>
                        <w:i/>
                        <w:color w:val="FF0000"/>
                      </w:rPr>
                    </w:ins>
                  </m:ctrlPr>
                </m:dPr>
                <m:e>
                  <m:r>
                    <w:rPr>
                      <w:rFonts w:ascii="Cambria Math" w:hAnsi="Cambria Math" w:cs="Arial"/>
                      <w:color w:val="FF0000"/>
                    </w:rPr>
                    <m:t>TWBR</m:t>
                  </m:r>
                </m:e>
              </m:d>
              <m:r>
                <w:rPr>
                  <w:rFonts w:ascii="Cambria Math" w:hAnsi="Cambria Math" w:cs="Arial"/>
                  <w:color w:val="FF0000"/>
                </w:rPr>
                <m:t>∙</m:t>
              </m:r>
              <m:sSup>
                <m:sSupPr>
                  <m:ctrlPr>
                    <w:ins w:id="3" w:author="Ricardo Zelenovsky" w:date="2021-04-21T21:54:00Z">
                      <w:rPr>
                        <w:rFonts w:ascii="Cambria Math" w:hAnsi="Cambria Math" w:cs="Arial"/>
                        <w:i/>
                        <w:color w:val="FF0000"/>
                      </w:rPr>
                    </w:ins>
                  </m:ctrlPr>
                </m:sSupPr>
                <m:e>
                  <m:r>
                    <w:rPr>
                      <w:rFonts w:ascii="Cambria Math" w:hAnsi="Cambria Math" w:cs="Arial"/>
                      <w:color w:val="FF0000"/>
                    </w:rPr>
                    <m:t>4</m:t>
                  </m:r>
                </m:e>
                <m:sup>
                  <m:r>
                    <w:rPr>
                      <w:rFonts w:ascii="Cambria Math" w:hAnsi="Cambria Math" w:cs="Arial"/>
                      <w:color w:val="FF0000"/>
                    </w:rPr>
                    <m:t>TWPS</m:t>
                  </m:r>
                </m:sup>
              </m:sSup>
            </m:den>
          </m:f>
        </m:oMath>
      </m:oMathPara>
    </w:p>
    <w:p w14:paraId="5B9FEBAF" w14:textId="77777777" w:rsidR="00643774" w:rsidRPr="00597284" w:rsidRDefault="00643774" w:rsidP="00643774">
      <w:pPr>
        <w:spacing w:after="0"/>
        <w:jc w:val="both"/>
        <w:rPr>
          <w:rFonts w:ascii="Arial" w:eastAsiaTheme="minorEastAsia" w:hAnsi="Arial" w:cs="Arial"/>
          <w:color w:val="FF0000"/>
        </w:rPr>
      </w:pPr>
    </w:p>
    <w:p w14:paraId="5F02B0E5" w14:textId="77777777" w:rsidR="00643774" w:rsidRPr="00597284" w:rsidRDefault="00643774" w:rsidP="00643774">
      <w:pPr>
        <w:spacing w:after="0"/>
        <w:jc w:val="both"/>
        <w:rPr>
          <w:rFonts w:ascii="Arial" w:hAnsi="Arial" w:cs="Arial"/>
          <w:color w:val="FF0000"/>
        </w:rPr>
      </w:pPr>
    </w:p>
    <w:p w14:paraId="05493748" w14:textId="07863F7E" w:rsidR="00643774" w:rsidRPr="00597284" w:rsidRDefault="00643774" w:rsidP="00643774">
      <w:pPr>
        <w:spacing w:after="0"/>
        <w:jc w:val="both"/>
        <w:rPr>
          <w:rFonts w:ascii="Arial" w:eastAsiaTheme="minorEastAsia" w:hAnsi="Arial" w:cs="Arial"/>
          <w:color w:val="FF0000"/>
        </w:rPr>
      </w:pPr>
      <m:oMathPara>
        <m:oMath>
          <m:r>
            <w:rPr>
              <w:rFonts w:ascii="Cambria Math" w:hAnsi="Cambria Math" w:cs="Arial"/>
              <w:color w:val="FF0000"/>
            </w:rPr>
            <m:t>Freq SCL=</m:t>
          </m:r>
          <m:f>
            <m:fPr>
              <m:ctrlPr>
                <w:ins w:id="4" w:author="Ricardo Zelenovsky" w:date="2021-04-21T21:54:00Z">
                  <w:rPr>
                    <w:rFonts w:ascii="Cambria Math" w:hAnsi="Cambria Math" w:cs="Arial"/>
                    <w:i/>
                    <w:color w:val="FF0000"/>
                  </w:rPr>
                </w:ins>
              </m:ctrlPr>
            </m:fPr>
            <m:num>
              <m:r>
                <w:rPr>
                  <w:rFonts w:ascii="Cambria Math" w:hAnsi="Cambria Math" w:cs="Arial"/>
                  <w:color w:val="FF0000"/>
                </w:rPr>
                <m:t>1 MHz</m:t>
              </m:r>
            </m:num>
            <m:den>
              <m:r>
                <w:rPr>
                  <w:rFonts w:ascii="Cambria Math" w:hAnsi="Cambria Math" w:cs="Arial"/>
                  <w:color w:val="FF0000"/>
                </w:rPr>
                <m:t>16+2∙</m:t>
              </m:r>
              <m:d>
                <m:dPr>
                  <m:ctrlPr>
                    <w:ins w:id="5" w:author="Ricardo Zelenovsky" w:date="2021-04-21T21:54:00Z">
                      <w:rPr>
                        <w:rFonts w:ascii="Cambria Math" w:hAnsi="Cambria Math" w:cs="Arial"/>
                        <w:i/>
                        <w:color w:val="FF0000"/>
                      </w:rPr>
                    </w:ins>
                  </m:ctrlPr>
                </m:dPr>
                <m:e>
                  <m:r>
                    <w:rPr>
                      <w:rFonts w:ascii="Cambria Math" w:hAnsi="Cambria Math" w:cs="Arial"/>
                      <w:color w:val="FF0000"/>
                    </w:rPr>
                    <m:t>1</m:t>
                  </m:r>
                </m:e>
              </m:d>
              <m:r>
                <w:rPr>
                  <w:rFonts w:ascii="Cambria Math" w:hAnsi="Cambria Math" w:cs="Arial"/>
                  <w:color w:val="FF0000"/>
                </w:rPr>
                <m:t>∙</m:t>
              </m:r>
              <m:sSup>
                <m:sSupPr>
                  <m:ctrlPr>
                    <w:ins w:id="6" w:author="Ricardo Zelenovsky" w:date="2021-04-21T21:54:00Z">
                      <w:rPr>
                        <w:rFonts w:ascii="Cambria Math" w:hAnsi="Cambria Math" w:cs="Arial"/>
                        <w:i/>
                        <w:color w:val="FF0000"/>
                      </w:rPr>
                    </w:ins>
                  </m:ctrlPr>
                </m:sSupPr>
                <m:e>
                  <m:r>
                    <w:rPr>
                      <w:rFonts w:ascii="Cambria Math" w:hAnsi="Cambria Math" w:cs="Arial"/>
                      <w:color w:val="FF0000"/>
                    </w:rPr>
                    <m:t>4</m:t>
                  </m:r>
                </m:e>
                <m:sup>
                  <m:r>
                    <w:rPr>
                      <w:rFonts w:ascii="Cambria Math" w:hAnsi="Cambria Math" w:cs="Arial"/>
                      <w:color w:val="FF0000"/>
                    </w:rPr>
                    <m:t>0</m:t>
                  </m:r>
                </m:sup>
              </m:sSup>
            </m:den>
          </m:f>
          <m:r>
            <w:rPr>
              <w:rFonts w:ascii="Cambria Math" w:hAnsi="Cambria Math" w:cs="Arial"/>
              <w:color w:val="FF0000"/>
            </w:rPr>
            <m:t>=</m:t>
          </m:r>
          <m:f>
            <m:fPr>
              <m:ctrlPr>
                <w:ins w:id="7" w:author="Ricardo Zelenovsky" w:date="2021-04-21T21:54:00Z">
                  <w:rPr>
                    <w:rFonts w:ascii="Cambria Math" w:hAnsi="Cambria Math" w:cs="Arial"/>
                    <w:i/>
                    <w:color w:val="FF0000"/>
                  </w:rPr>
                </w:ins>
              </m:ctrlPr>
            </m:fPr>
            <m:num>
              <m:r>
                <w:rPr>
                  <w:rFonts w:ascii="Cambria Math" w:hAnsi="Cambria Math" w:cs="Arial"/>
                  <w:color w:val="FF0000"/>
                </w:rPr>
                <m:t>1 MHz</m:t>
              </m:r>
            </m:num>
            <m:den>
              <m:r>
                <w:rPr>
                  <w:rFonts w:ascii="Cambria Math" w:hAnsi="Cambria Math" w:cs="Arial"/>
                  <w:color w:val="FF0000"/>
                </w:rPr>
                <m:t>16+2</m:t>
              </m:r>
            </m:den>
          </m:f>
          <m:r>
            <w:rPr>
              <w:rFonts w:ascii="Cambria Math" w:hAnsi="Cambria Math" w:cs="Arial"/>
              <w:color w:val="FF0000"/>
            </w:rPr>
            <m:t>=55,55 kHz</m:t>
          </m:r>
        </m:oMath>
      </m:oMathPara>
    </w:p>
    <w:p w14:paraId="64DA82D2" w14:textId="77777777" w:rsidR="00643774" w:rsidRPr="00597284" w:rsidRDefault="00643774" w:rsidP="00643774">
      <w:pPr>
        <w:spacing w:after="0"/>
        <w:jc w:val="both"/>
        <w:rPr>
          <w:rFonts w:ascii="Arial" w:eastAsiaTheme="minorEastAsia" w:hAnsi="Arial" w:cs="Arial"/>
          <w:color w:val="FF0000"/>
        </w:rPr>
      </w:pPr>
    </w:p>
    <w:p w14:paraId="5D55D76B" w14:textId="773DAB23" w:rsidR="007C7E08" w:rsidRPr="00597284" w:rsidRDefault="007C7E08" w:rsidP="007C7E08">
      <w:pPr>
        <w:spacing w:after="0"/>
        <w:rPr>
          <w:b/>
          <w:bCs/>
          <w:color w:val="FF0000"/>
          <w:sz w:val="40"/>
          <w:szCs w:val="40"/>
        </w:rPr>
      </w:pPr>
    </w:p>
    <w:p w14:paraId="13DB4C16" w14:textId="77777777" w:rsidR="00643774" w:rsidRPr="00597284" w:rsidRDefault="00643774" w:rsidP="007C7E08">
      <w:pPr>
        <w:spacing w:after="0"/>
        <w:rPr>
          <w:b/>
          <w:bCs/>
          <w:color w:val="FF0000"/>
          <w:sz w:val="40"/>
          <w:szCs w:val="40"/>
        </w:rPr>
      </w:pPr>
    </w:p>
    <w:p w14:paraId="52AE7A1F" w14:textId="77777777" w:rsidR="007C7E08" w:rsidRPr="00597284" w:rsidRDefault="007C7E08" w:rsidP="007C7E08">
      <w:pPr>
        <w:spacing w:after="0"/>
        <w:rPr>
          <w:b/>
          <w:bCs/>
          <w:color w:val="FF0000"/>
          <w:sz w:val="40"/>
          <w:szCs w:val="40"/>
        </w:rPr>
      </w:pPr>
    </w:p>
    <w:p w14:paraId="3FCF551C" w14:textId="77777777" w:rsidR="00D24AA6" w:rsidRPr="00597284" w:rsidRDefault="007C7E08">
      <w:pPr>
        <w:rPr>
          <w:b/>
          <w:bCs/>
          <w:color w:val="FF0000"/>
          <w:sz w:val="40"/>
          <w:szCs w:val="40"/>
        </w:rPr>
        <w:sectPr w:rsidR="00D24AA6" w:rsidRPr="00597284" w:rsidSect="005D0D3D">
          <w:footerReference w:type="default" r:id="rId11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597284">
        <w:rPr>
          <w:b/>
          <w:bCs/>
          <w:color w:val="FF0000"/>
          <w:sz w:val="40"/>
          <w:szCs w:val="40"/>
        </w:rPr>
        <w:br w:type="page"/>
      </w:r>
    </w:p>
    <w:p w14:paraId="6290FB16" w14:textId="51AEF3E4" w:rsidR="007C7E08" w:rsidRPr="00597284" w:rsidRDefault="007C7E08">
      <w:pPr>
        <w:rPr>
          <w:b/>
          <w:bCs/>
          <w:color w:val="FF0000"/>
          <w:sz w:val="40"/>
          <w:szCs w:val="40"/>
        </w:rPr>
      </w:pPr>
    </w:p>
    <w:p w14:paraId="3105723D" w14:textId="21DF55F2" w:rsidR="00EC67EF" w:rsidRPr="00597284" w:rsidRDefault="00EC67EF" w:rsidP="00EC67EF">
      <w:pPr>
        <w:jc w:val="center"/>
        <w:rPr>
          <w:b/>
          <w:bCs/>
          <w:color w:val="FF0000"/>
          <w:sz w:val="40"/>
          <w:szCs w:val="40"/>
        </w:rPr>
      </w:pPr>
      <w:r w:rsidRPr="00597284">
        <w:rPr>
          <w:b/>
          <w:bCs/>
          <w:color w:val="FF0000"/>
          <w:sz w:val="40"/>
          <w:szCs w:val="40"/>
        </w:rPr>
        <w:t>nRF24L01+</w:t>
      </w:r>
    </w:p>
    <w:p w14:paraId="0FF0EBE0" w14:textId="3F419D5C" w:rsidR="00EC67EF" w:rsidRPr="00597284" w:rsidRDefault="000B5F02" w:rsidP="00EC67EF">
      <w:pPr>
        <w:spacing w:after="0"/>
        <w:rPr>
          <w:color w:val="FF0000"/>
        </w:rPr>
      </w:pPr>
      <w:r w:rsidRPr="00597284">
        <w:rPr>
          <w:color w:val="FF0000"/>
        </w:rPr>
        <w:t xml:space="preserve">Pinos de controle: CE-NRF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PC2 (A2)</w:t>
      </w:r>
      <w:r w:rsidRPr="00597284">
        <w:rPr>
          <w:color w:val="FF0000"/>
        </w:rPr>
        <w:tab/>
      </w:r>
      <w:r w:rsidRPr="00597284">
        <w:rPr>
          <w:color w:val="FF0000"/>
        </w:rPr>
        <w:tab/>
        <w:t xml:space="preserve">CSN </w:t>
      </w:r>
      <w:r w:rsidRPr="00597284">
        <w:rPr>
          <w:color w:val="FF0000"/>
          <w:lang w:val="en-US"/>
        </w:rPr>
        <w:sym w:font="Wingdings" w:char="F0E0"/>
      </w:r>
      <w:r w:rsidRPr="00597284">
        <w:rPr>
          <w:color w:val="FF0000"/>
        </w:rPr>
        <w:t xml:space="preserve"> PC3 (A3)</w:t>
      </w:r>
    </w:p>
    <w:p w14:paraId="0730922D" w14:textId="6D6469B0" w:rsidR="00EC67EF" w:rsidRPr="00597284" w:rsidRDefault="00EC67EF" w:rsidP="00EC67EF">
      <w:pPr>
        <w:spacing w:after="0"/>
        <w:rPr>
          <w:color w:val="FF0000"/>
        </w:rPr>
      </w:pPr>
    </w:p>
    <w:p w14:paraId="534C4189" w14:textId="77777777" w:rsidR="00A575E8" w:rsidRPr="00597284" w:rsidRDefault="00A575E8" w:rsidP="00A575E8">
      <w:pPr>
        <w:spacing w:after="0"/>
        <w:rPr>
          <w:color w:val="FF0000"/>
        </w:rPr>
      </w:pPr>
    </w:p>
    <w:tbl>
      <w:tblPr>
        <w:tblStyle w:val="Tabelacomgrade"/>
        <w:tblW w:w="6175" w:type="dxa"/>
        <w:jc w:val="center"/>
        <w:tblLook w:val="04A0" w:firstRow="1" w:lastRow="0" w:firstColumn="1" w:lastColumn="0" w:noHBand="0" w:noVBand="1"/>
      </w:tblPr>
      <w:tblGrid>
        <w:gridCol w:w="640"/>
        <w:gridCol w:w="2434"/>
        <w:gridCol w:w="3101"/>
      </w:tblGrid>
      <w:tr w:rsidR="00597284" w:rsidRPr="00597284" w14:paraId="77E0D3D5" w14:textId="77777777" w:rsidTr="009312CE">
        <w:trPr>
          <w:jc w:val="center"/>
        </w:trPr>
        <w:tc>
          <w:tcPr>
            <w:tcW w:w="640" w:type="dxa"/>
          </w:tcPr>
          <w:p w14:paraId="2F7AFE4F" w14:textId="77777777" w:rsidR="00A575E8" w:rsidRPr="00597284" w:rsidRDefault="00A575E8" w:rsidP="003261B4">
            <w:pPr>
              <w:rPr>
                <w:color w:val="FF0000"/>
              </w:rPr>
            </w:pPr>
          </w:p>
        </w:tc>
        <w:tc>
          <w:tcPr>
            <w:tcW w:w="2434" w:type="dxa"/>
          </w:tcPr>
          <w:p w14:paraId="1C7AF8DD" w14:textId="77777777" w:rsidR="00A575E8" w:rsidRPr="00597284" w:rsidRDefault="00A575E8" w:rsidP="003261B4">
            <w:pPr>
              <w:rPr>
                <w:color w:val="FF0000"/>
              </w:rPr>
            </w:pPr>
          </w:p>
        </w:tc>
        <w:tc>
          <w:tcPr>
            <w:tcW w:w="3101" w:type="dxa"/>
          </w:tcPr>
          <w:p w14:paraId="34A9F9CC" w14:textId="77777777" w:rsidR="00A575E8" w:rsidRPr="00597284" w:rsidRDefault="00A575E8" w:rsidP="003261B4">
            <w:pPr>
              <w:rPr>
                <w:color w:val="FF0000"/>
              </w:rPr>
            </w:pPr>
          </w:p>
        </w:tc>
      </w:tr>
      <w:tr w:rsidR="00597284" w:rsidRPr="00597284" w14:paraId="74F3E2F5" w14:textId="77777777" w:rsidTr="008D241E">
        <w:trPr>
          <w:jc w:val="center"/>
        </w:trPr>
        <w:tc>
          <w:tcPr>
            <w:tcW w:w="640" w:type="dxa"/>
          </w:tcPr>
          <w:p w14:paraId="1C9F7B5A" w14:textId="5A61B4FD" w:rsidR="00D84A11" w:rsidRPr="00597284" w:rsidRDefault="00D84A11" w:rsidP="008D241E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2D4BEC82" w14:textId="5FA7DFA1" w:rsidR="00D84A11" w:rsidRPr="00597284" w:rsidRDefault="00D84A11" w:rsidP="008D241E">
            <w:pPr>
              <w:rPr>
                <w:color w:val="FF0000"/>
              </w:rPr>
            </w:pPr>
            <w:r w:rsidRPr="00597284">
              <w:rPr>
                <w:color w:val="FF0000"/>
              </w:rPr>
              <w:t>nrf_mrt</w:t>
            </w:r>
          </w:p>
        </w:tc>
        <w:tc>
          <w:tcPr>
            <w:tcW w:w="3101" w:type="dxa"/>
          </w:tcPr>
          <w:p w14:paraId="54BD15A3" w14:textId="0F71D1D3" w:rsidR="00D84A11" w:rsidRPr="00597284" w:rsidRDefault="003A647B" w:rsidP="008D241E">
            <w:pPr>
              <w:rPr>
                <w:color w:val="FF0000"/>
              </w:rPr>
            </w:pPr>
            <w:r w:rsidRPr="00597284">
              <w:rPr>
                <w:color w:val="FF0000"/>
                <w:lang w:val="es-EC"/>
              </w:rPr>
              <w:t xml:space="preserve">(byte </w:t>
            </w:r>
            <w:r w:rsidR="0021379F" w:rsidRPr="00597284">
              <w:rPr>
                <w:color w:val="FF0000"/>
                <w:lang w:val="es-EC"/>
              </w:rPr>
              <w:t>modo</w:t>
            </w:r>
            <w:r w:rsidRPr="00597284">
              <w:rPr>
                <w:color w:val="FF0000"/>
                <w:lang w:val="es-EC"/>
              </w:rPr>
              <w:t>)</w:t>
            </w:r>
          </w:p>
        </w:tc>
      </w:tr>
      <w:tr w:rsidR="00597284" w:rsidRPr="00597284" w14:paraId="7CCB2DEE" w14:textId="77777777" w:rsidTr="008D241E">
        <w:trPr>
          <w:jc w:val="center"/>
        </w:trPr>
        <w:tc>
          <w:tcPr>
            <w:tcW w:w="640" w:type="dxa"/>
          </w:tcPr>
          <w:p w14:paraId="7AAC6F18" w14:textId="378625D4" w:rsidR="00D84A11" w:rsidRPr="00597284" w:rsidRDefault="00D84A11" w:rsidP="008D241E">
            <w:pPr>
              <w:rPr>
                <w:color w:val="FF0000"/>
              </w:rPr>
            </w:pPr>
          </w:p>
        </w:tc>
        <w:tc>
          <w:tcPr>
            <w:tcW w:w="2434" w:type="dxa"/>
          </w:tcPr>
          <w:p w14:paraId="442EE1CE" w14:textId="5965F573" w:rsidR="00D84A11" w:rsidRPr="00597284" w:rsidRDefault="00D84A11" w:rsidP="008D241E">
            <w:pPr>
              <w:rPr>
                <w:color w:val="FF0000"/>
              </w:rPr>
            </w:pPr>
          </w:p>
        </w:tc>
        <w:tc>
          <w:tcPr>
            <w:tcW w:w="3101" w:type="dxa"/>
          </w:tcPr>
          <w:p w14:paraId="55997FDD" w14:textId="4B56BB8D" w:rsidR="00D84A11" w:rsidRPr="00597284" w:rsidRDefault="00D84A11" w:rsidP="008D241E">
            <w:pPr>
              <w:rPr>
                <w:color w:val="FF0000"/>
              </w:rPr>
            </w:pPr>
          </w:p>
        </w:tc>
      </w:tr>
      <w:tr w:rsidR="00597284" w:rsidRPr="00597284" w14:paraId="6C80B69F" w14:textId="77777777" w:rsidTr="009312CE">
        <w:trPr>
          <w:jc w:val="center"/>
        </w:trPr>
        <w:tc>
          <w:tcPr>
            <w:tcW w:w="640" w:type="dxa"/>
          </w:tcPr>
          <w:p w14:paraId="3F770264" w14:textId="77777777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434" w:type="dxa"/>
          </w:tcPr>
          <w:p w14:paraId="53A39915" w14:textId="7FB5F471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nrf_ser_buf</w:t>
            </w:r>
          </w:p>
        </w:tc>
        <w:tc>
          <w:tcPr>
            <w:tcW w:w="3101" w:type="dxa"/>
          </w:tcPr>
          <w:p w14:paraId="4634A3E7" w14:textId="77777777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2024E00E" w14:textId="77777777" w:rsidTr="009312CE">
        <w:trPr>
          <w:jc w:val="center"/>
        </w:trPr>
        <w:tc>
          <w:tcPr>
            <w:tcW w:w="640" w:type="dxa"/>
          </w:tcPr>
          <w:p w14:paraId="71D4A52E" w14:textId="095FE322" w:rsidR="008B3CFE" w:rsidRPr="00597284" w:rsidRDefault="008B3CFE" w:rsidP="008B3CFE">
            <w:pPr>
              <w:rPr>
                <w:color w:val="FF0000"/>
              </w:rPr>
            </w:pPr>
          </w:p>
        </w:tc>
        <w:tc>
          <w:tcPr>
            <w:tcW w:w="2434" w:type="dxa"/>
          </w:tcPr>
          <w:p w14:paraId="05D1BF97" w14:textId="5B70970E" w:rsidR="008B3CFE" w:rsidRPr="00597284" w:rsidRDefault="008B3CFE" w:rsidP="008B3CFE">
            <w:pPr>
              <w:rPr>
                <w:color w:val="FF0000"/>
              </w:rPr>
            </w:pPr>
          </w:p>
        </w:tc>
        <w:tc>
          <w:tcPr>
            <w:tcW w:w="3101" w:type="dxa"/>
          </w:tcPr>
          <w:p w14:paraId="5AAFAA4B" w14:textId="345C7E93" w:rsidR="008B3CFE" w:rsidRPr="00597284" w:rsidRDefault="008B3CFE" w:rsidP="008B3CFE">
            <w:pPr>
              <w:rPr>
                <w:color w:val="FF0000"/>
              </w:rPr>
            </w:pPr>
          </w:p>
        </w:tc>
      </w:tr>
      <w:tr w:rsidR="00597284" w:rsidRPr="00597284" w14:paraId="2E426901" w14:textId="77777777" w:rsidTr="00F50BBB">
        <w:trPr>
          <w:jc w:val="center"/>
        </w:trPr>
        <w:tc>
          <w:tcPr>
            <w:tcW w:w="640" w:type="dxa"/>
          </w:tcPr>
          <w:p w14:paraId="765C64F0" w14:textId="77777777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51993BCE" w14:textId="0AF32A89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nrf_tx_prep</w:t>
            </w:r>
          </w:p>
        </w:tc>
        <w:tc>
          <w:tcPr>
            <w:tcW w:w="3101" w:type="dxa"/>
          </w:tcPr>
          <w:p w14:paraId="7E9827F9" w14:textId="1D9E794A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(char * nome)</w:t>
            </w:r>
          </w:p>
        </w:tc>
      </w:tr>
      <w:tr w:rsidR="00597284" w:rsidRPr="00597284" w14:paraId="5FBEAC49" w14:textId="77777777" w:rsidTr="00F50BBB">
        <w:trPr>
          <w:jc w:val="center"/>
        </w:trPr>
        <w:tc>
          <w:tcPr>
            <w:tcW w:w="640" w:type="dxa"/>
          </w:tcPr>
          <w:p w14:paraId="7F2BE688" w14:textId="58D2B556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5237E8B7" w14:textId="655AB4B9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nrf_rx_prep</w:t>
            </w:r>
          </w:p>
        </w:tc>
        <w:tc>
          <w:tcPr>
            <w:tcW w:w="3101" w:type="dxa"/>
          </w:tcPr>
          <w:p w14:paraId="45E79151" w14:textId="1CA0542D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55BACEC4" w14:textId="77777777" w:rsidTr="004B14C8">
        <w:trPr>
          <w:jc w:val="center"/>
        </w:trPr>
        <w:tc>
          <w:tcPr>
            <w:tcW w:w="640" w:type="dxa"/>
          </w:tcPr>
          <w:p w14:paraId="2F11C6BC" w14:textId="77777777" w:rsidR="008B3CFE" w:rsidRPr="00597284" w:rsidRDefault="008B3CFE" w:rsidP="008B3CFE">
            <w:pPr>
              <w:rPr>
                <w:color w:val="FF0000"/>
              </w:rPr>
            </w:pPr>
          </w:p>
        </w:tc>
        <w:tc>
          <w:tcPr>
            <w:tcW w:w="2434" w:type="dxa"/>
          </w:tcPr>
          <w:p w14:paraId="5801DFFB" w14:textId="77777777" w:rsidR="008B3CFE" w:rsidRPr="00597284" w:rsidRDefault="008B3CFE" w:rsidP="008B3CFE">
            <w:pPr>
              <w:rPr>
                <w:color w:val="FF0000"/>
              </w:rPr>
            </w:pPr>
          </w:p>
        </w:tc>
        <w:tc>
          <w:tcPr>
            <w:tcW w:w="3101" w:type="dxa"/>
          </w:tcPr>
          <w:p w14:paraId="5AFA772D" w14:textId="77777777" w:rsidR="008B3CFE" w:rsidRPr="00597284" w:rsidRDefault="008B3CFE" w:rsidP="008B3CFE">
            <w:pPr>
              <w:rPr>
                <w:color w:val="FF0000"/>
              </w:rPr>
            </w:pPr>
          </w:p>
        </w:tc>
      </w:tr>
      <w:tr w:rsidR="00597284" w:rsidRPr="00597284" w14:paraId="4A52B534" w14:textId="77777777" w:rsidTr="00E929CC">
        <w:trPr>
          <w:jc w:val="center"/>
        </w:trPr>
        <w:tc>
          <w:tcPr>
            <w:tcW w:w="640" w:type="dxa"/>
          </w:tcPr>
          <w:p w14:paraId="05228152" w14:textId="77777777" w:rsidR="006A27CB" w:rsidRPr="00597284" w:rsidRDefault="006A27CB" w:rsidP="00E929CC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17C7DC5E" w14:textId="185E8087" w:rsidR="006A27CB" w:rsidRPr="00597284" w:rsidRDefault="006A27CB" w:rsidP="00E929CC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nrf_canal</w:t>
            </w:r>
          </w:p>
        </w:tc>
        <w:tc>
          <w:tcPr>
            <w:tcW w:w="3101" w:type="dxa"/>
          </w:tcPr>
          <w:p w14:paraId="695DB0C0" w14:textId="307C4DC6" w:rsidR="006A27CB" w:rsidRPr="00597284" w:rsidRDefault="006A27CB" w:rsidP="00E929CC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(byte canal)</w:t>
            </w:r>
          </w:p>
        </w:tc>
      </w:tr>
      <w:tr w:rsidR="00597284" w:rsidRPr="00597284" w14:paraId="6B479D5C" w14:textId="77777777" w:rsidTr="00E929CC">
        <w:trPr>
          <w:jc w:val="center"/>
        </w:trPr>
        <w:tc>
          <w:tcPr>
            <w:tcW w:w="640" w:type="dxa"/>
          </w:tcPr>
          <w:p w14:paraId="61FE649B" w14:textId="77777777" w:rsidR="006A27CB" w:rsidRPr="00597284" w:rsidRDefault="006A27CB" w:rsidP="00E929CC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77666A8B" w14:textId="77777777" w:rsidR="006A27CB" w:rsidRPr="00597284" w:rsidRDefault="006A27CB" w:rsidP="00E929CC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nrf_pot</w:t>
            </w:r>
          </w:p>
        </w:tc>
        <w:tc>
          <w:tcPr>
            <w:tcW w:w="3101" w:type="dxa"/>
          </w:tcPr>
          <w:p w14:paraId="2F124757" w14:textId="77777777" w:rsidR="006A27CB" w:rsidRPr="00597284" w:rsidRDefault="006A27CB" w:rsidP="00E929CC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(byte pot)</w:t>
            </w:r>
          </w:p>
        </w:tc>
      </w:tr>
      <w:tr w:rsidR="00597284" w:rsidRPr="00597284" w14:paraId="3153E2AD" w14:textId="77777777" w:rsidTr="00E929CC">
        <w:trPr>
          <w:jc w:val="center"/>
        </w:trPr>
        <w:tc>
          <w:tcPr>
            <w:tcW w:w="640" w:type="dxa"/>
          </w:tcPr>
          <w:p w14:paraId="57C33554" w14:textId="77777777" w:rsidR="006A27CB" w:rsidRPr="00597284" w:rsidRDefault="006A27CB" w:rsidP="00E929CC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76E1C030" w14:textId="77777777" w:rsidR="006A27CB" w:rsidRPr="00597284" w:rsidRDefault="006A27CB" w:rsidP="00E929CC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nrf_vel</w:t>
            </w:r>
          </w:p>
        </w:tc>
        <w:tc>
          <w:tcPr>
            <w:tcW w:w="3101" w:type="dxa"/>
          </w:tcPr>
          <w:p w14:paraId="4D96E820" w14:textId="77777777" w:rsidR="006A27CB" w:rsidRPr="00597284" w:rsidRDefault="006A27CB" w:rsidP="00E929CC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(byte vel)</w:t>
            </w:r>
          </w:p>
        </w:tc>
      </w:tr>
      <w:tr w:rsidR="00597284" w:rsidRPr="00597284" w14:paraId="5ADB2F26" w14:textId="77777777" w:rsidTr="00CF16BD">
        <w:trPr>
          <w:jc w:val="center"/>
        </w:trPr>
        <w:tc>
          <w:tcPr>
            <w:tcW w:w="640" w:type="dxa"/>
          </w:tcPr>
          <w:p w14:paraId="561B8F55" w14:textId="507DB9CD" w:rsidR="008B3CFE" w:rsidRPr="00597284" w:rsidRDefault="008B3CFE" w:rsidP="008B3CFE">
            <w:pPr>
              <w:rPr>
                <w:color w:val="FF0000"/>
              </w:rPr>
            </w:pPr>
          </w:p>
        </w:tc>
        <w:tc>
          <w:tcPr>
            <w:tcW w:w="2434" w:type="dxa"/>
          </w:tcPr>
          <w:p w14:paraId="7A5687D7" w14:textId="7E384A0C" w:rsidR="008B3CFE" w:rsidRPr="00597284" w:rsidRDefault="008B3CFE" w:rsidP="008B3CFE">
            <w:pPr>
              <w:rPr>
                <w:color w:val="FF0000"/>
                <w:lang w:val="en-US"/>
              </w:rPr>
            </w:pPr>
          </w:p>
        </w:tc>
        <w:tc>
          <w:tcPr>
            <w:tcW w:w="3101" w:type="dxa"/>
          </w:tcPr>
          <w:p w14:paraId="64A64CBF" w14:textId="7A2BD286" w:rsidR="008B3CFE" w:rsidRPr="00597284" w:rsidRDefault="008B3CFE" w:rsidP="008B3CFE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55F755D8" w14:textId="77777777" w:rsidTr="004B14C8">
        <w:trPr>
          <w:jc w:val="center"/>
        </w:trPr>
        <w:tc>
          <w:tcPr>
            <w:tcW w:w="640" w:type="dxa"/>
          </w:tcPr>
          <w:p w14:paraId="1820ED3F" w14:textId="77777777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423A5770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nrf_rx_int_hab</w:t>
            </w:r>
          </w:p>
        </w:tc>
        <w:tc>
          <w:tcPr>
            <w:tcW w:w="3101" w:type="dxa"/>
          </w:tcPr>
          <w:p w14:paraId="53393D73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0D4F6B43" w14:textId="77777777" w:rsidTr="004B14C8">
        <w:trPr>
          <w:jc w:val="center"/>
        </w:trPr>
        <w:tc>
          <w:tcPr>
            <w:tcW w:w="640" w:type="dxa"/>
          </w:tcPr>
          <w:p w14:paraId="7A818760" w14:textId="77777777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56336AC8" w14:textId="42E4CC14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nrf_rx_int_desab</w:t>
            </w:r>
          </w:p>
        </w:tc>
        <w:tc>
          <w:tcPr>
            <w:tcW w:w="3101" w:type="dxa"/>
          </w:tcPr>
          <w:p w14:paraId="0D944CB5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4240C405" w14:textId="77777777" w:rsidTr="004B14C8">
        <w:trPr>
          <w:jc w:val="center"/>
        </w:trPr>
        <w:tc>
          <w:tcPr>
            <w:tcW w:w="640" w:type="dxa"/>
          </w:tcPr>
          <w:p w14:paraId="38B324B4" w14:textId="77777777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4B93D638" w14:textId="28DF642D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nrf_tx_int_hab</w:t>
            </w:r>
          </w:p>
        </w:tc>
        <w:tc>
          <w:tcPr>
            <w:tcW w:w="3101" w:type="dxa"/>
          </w:tcPr>
          <w:p w14:paraId="018E1177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237A7339" w14:textId="77777777" w:rsidTr="004B14C8">
        <w:trPr>
          <w:jc w:val="center"/>
        </w:trPr>
        <w:tc>
          <w:tcPr>
            <w:tcW w:w="640" w:type="dxa"/>
          </w:tcPr>
          <w:p w14:paraId="49ACB9BA" w14:textId="77777777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025DE592" w14:textId="7A353C85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nrf_tx_int_desab</w:t>
            </w:r>
          </w:p>
        </w:tc>
        <w:tc>
          <w:tcPr>
            <w:tcW w:w="3101" w:type="dxa"/>
          </w:tcPr>
          <w:p w14:paraId="673CD313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7C378175" w14:textId="77777777" w:rsidTr="004B14C8">
        <w:trPr>
          <w:jc w:val="center"/>
        </w:trPr>
        <w:tc>
          <w:tcPr>
            <w:tcW w:w="640" w:type="dxa"/>
          </w:tcPr>
          <w:p w14:paraId="675FB45F" w14:textId="77777777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5D979CAB" w14:textId="324FF304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nrf_mrt_int_hab</w:t>
            </w:r>
          </w:p>
        </w:tc>
        <w:tc>
          <w:tcPr>
            <w:tcW w:w="3101" w:type="dxa"/>
          </w:tcPr>
          <w:p w14:paraId="1C622523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3B78956E" w14:textId="77777777" w:rsidTr="004B14C8">
        <w:trPr>
          <w:jc w:val="center"/>
        </w:trPr>
        <w:tc>
          <w:tcPr>
            <w:tcW w:w="640" w:type="dxa"/>
          </w:tcPr>
          <w:p w14:paraId="786E6C39" w14:textId="77777777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3F3AB753" w14:textId="7741AD5F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nrf_mrt_int_desab</w:t>
            </w:r>
          </w:p>
        </w:tc>
        <w:tc>
          <w:tcPr>
            <w:tcW w:w="3101" w:type="dxa"/>
          </w:tcPr>
          <w:p w14:paraId="4A97C54A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72D2C629" w14:textId="77777777" w:rsidTr="009312CE">
        <w:trPr>
          <w:jc w:val="center"/>
        </w:trPr>
        <w:tc>
          <w:tcPr>
            <w:tcW w:w="640" w:type="dxa"/>
          </w:tcPr>
          <w:p w14:paraId="6E491C05" w14:textId="77777777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434" w:type="dxa"/>
          </w:tcPr>
          <w:p w14:paraId="05C4DB3D" w14:textId="77777777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nrf_config</w:t>
            </w:r>
          </w:p>
        </w:tc>
        <w:tc>
          <w:tcPr>
            <w:tcW w:w="3101" w:type="dxa"/>
          </w:tcPr>
          <w:p w14:paraId="6C1B6A88" w14:textId="77777777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4EFBAE16" w14:textId="77777777" w:rsidTr="009312CE">
        <w:trPr>
          <w:jc w:val="center"/>
        </w:trPr>
        <w:tc>
          <w:tcPr>
            <w:tcW w:w="640" w:type="dxa"/>
          </w:tcPr>
          <w:p w14:paraId="65310553" w14:textId="77777777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434" w:type="dxa"/>
          </w:tcPr>
          <w:p w14:paraId="24A63C09" w14:textId="1E526946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nrf_dpl_hab</w:t>
            </w:r>
          </w:p>
        </w:tc>
        <w:tc>
          <w:tcPr>
            <w:tcW w:w="3101" w:type="dxa"/>
          </w:tcPr>
          <w:p w14:paraId="1859FAEA" w14:textId="77777777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5A31ADBE" w14:textId="77777777" w:rsidTr="009312CE">
        <w:trPr>
          <w:jc w:val="center"/>
        </w:trPr>
        <w:tc>
          <w:tcPr>
            <w:tcW w:w="640" w:type="dxa"/>
          </w:tcPr>
          <w:p w14:paraId="6CED78D4" w14:textId="77777777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434" w:type="dxa"/>
          </w:tcPr>
          <w:p w14:paraId="6D413F18" w14:textId="11D54989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nrf_ser_status</w:t>
            </w:r>
          </w:p>
        </w:tc>
        <w:tc>
          <w:tcPr>
            <w:tcW w:w="3101" w:type="dxa"/>
          </w:tcPr>
          <w:p w14:paraId="7B1E7314" w14:textId="77777777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2AAF0F3E" w14:textId="77777777" w:rsidTr="009312CE">
        <w:trPr>
          <w:jc w:val="center"/>
        </w:trPr>
        <w:tc>
          <w:tcPr>
            <w:tcW w:w="640" w:type="dxa"/>
          </w:tcPr>
          <w:p w14:paraId="28525BFC" w14:textId="77777777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434" w:type="dxa"/>
          </w:tcPr>
          <w:p w14:paraId="7A9F8BCA" w14:textId="20D40CD8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nrf_ser_regs</w:t>
            </w:r>
          </w:p>
        </w:tc>
        <w:tc>
          <w:tcPr>
            <w:tcW w:w="3101" w:type="dxa"/>
          </w:tcPr>
          <w:p w14:paraId="55C2BBE4" w14:textId="77777777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3E796166" w14:textId="77777777" w:rsidTr="009312CE">
        <w:trPr>
          <w:jc w:val="center"/>
        </w:trPr>
        <w:tc>
          <w:tcPr>
            <w:tcW w:w="640" w:type="dxa"/>
          </w:tcPr>
          <w:p w14:paraId="52E4D768" w14:textId="77777777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434" w:type="dxa"/>
          </w:tcPr>
          <w:p w14:paraId="3028A2D3" w14:textId="4F112B0D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nrf_ser_addr</w:t>
            </w:r>
          </w:p>
        </w:tc>
        <w:tc>
          <w:tcPr>
            <w:tcW w:w="3101" w:type="dxa"/>
          </w:tcPr>
          <w:p w14:paraId="21FB3DAA" w14:textId="77777777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0CB1C1AE" w14:textId="77777777" w:rsidTr="009312CE">
        <w:trPr>
          <w:jc w:val="center"/>
        </w:trPr>
        <w:tc>
          <w:tcPr>
            <w:tcW w:w="640" w:type="dxa"/>
          </w:tcPr>
          <w:p w14:paraId="09080868" w14:textId="5D459366" w:rsidR="008B3CFE" w:rsidRPr="00597284" w:rsidRDefault="008B3CFE" w:rsidP="008B3CFE">
            <w:pPr>
              <w:rPr>
                <w:color w:val="FF0000"/>
                <w:lang w:val="en-US"/>
              </w:rPr>
            </w:pPr>
          </w:p>
        </w:tc>
        <w:tc>
          <w:tcPr>
            <w:tcW w:w="2434" w:type="dxa"/>
          </w:tcPr>
          <w:p w14:paraId="14372BCA" w14:textId="500B5195" w:rsidR="008B3CFE" w:rsidRPr="00597284" w:rsidRDefault="008B3CFE" w:rsidP="008B3CFE">
            <w:pPr>
              <w:rPr>
                <w:color w:val="FF0000"/>
                <w:lang w:val="en-US"/>
              </w:rPr>
            </w:pPr>
          </w:p>
        </w:tc>
        <w:tc>
          <w:tcPr>
            <w:tcW w:w="3101" w:type="dxa"/>
          </w:tcPr>
          <w:p w14:paraId="2397AC17" w14:textId="5635264E" w:rsidR="008B3CFE" w:rsidRPr="00597284" w:rsidRDefault="008B3CFE" w:rsidP="008B3CFE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090DC32E" w14:textId="77777777" w:rsidTr="009312CE">
        <w:trPr>
          <w:jc w:val="center"/>
        </w:trPr>
        <w:tc>
          <w:tcPr>
            <w:tcW w:w="640" w:type="dxa"/>
          </w:tcPr>
          <w:p w14:paraId="1FFA2C0F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5B78F392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nrf_power_up</w:t>
            </w:r>
          </w:p>
        </w:tc>
        <w:tc>
          <w:tcPr>
            <w:tcW w:w="3101" w:type="dxa"/>
          </w:tcPr>
          <w:p w14:paraId="4A2503C0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55232916" w14:textId="77777777" w:rsidTr="009312CE">
        <w:trPr>
          <w:jc w:val="center"/>
        </w:trPr>
        <w:tc>
          <w:tcPr>
            <w:tcW w:w="640" w:type="dxa"/>
          </w:tcPr>
          <w:p w14:paraId="7DEFEC1F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78424C55" w14:textId="2BE1F725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nrf_power_down</w:t>
            </w:r>
          </w:p>
        </w:tc>
        <w:tc>
          <w:tcPr>
            <w:tcW w:w="3101" w:type="dxa"/>
          </w:tcPr>
          <w:p w14:paraId="22774873" w14:textId="5192EE92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67AB9018" w14:textId="77777777" w:rsidTr="009312CE">
        <w:trPr>
          <w:jc w:val="center"/>
        </w:trPr>
        <w:tc>
          <w:tcPr>
            <w:tcW w:w="640" w:type="dxa"/>
          </w:tcPr>
          <w:p w14:paraId="5BB56B54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59E35D37" w14:textId="56A07865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nrf_modo_tx</w:t>
            </w:r>
          </w:p>
        </w:tc>
        <w:tc>
          <w:tcPr>
            <w:tcW w:w="3101" w:type="dxa"/>
          </w:tcPr>
          <w:p w14:paraId="027BEFCF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12369125" w14:textId="77777777" w:rsidTr="009312CE">
        <w:trPr>
          <w:jc w:val="center"/>
        </w:trPr>
        <w:tc>
          <w:tcPr>
            <w:tcW w:w="640" w:type="dxa"/>
          </w:tcPr>
          <w:p w14:paraId="3BC3D5E4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lastRenderedPageBreak/>
              <w:t>byte</w:t>
            </w:r>
          </w:p>
        </w:tc>
        <w:tc>
          <w:tcPr>
            <w:tcW w:w="2434" w:type="dxa"/>
          </w:tcPr>
          <w:p w14:paraId="62F16F42" w14:textId="77CDBB30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nrf_modo_rx</w:t>
            </w:r>
          </w:p>
        </w:tc>
        <w:tc>
          <w:tcPr>
            <w:tcW w:w="3101" w:type="dxa"/>
          </w:tcPr>
          <w:p w14:paraId="6346123D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64EA0F93" w14:textId="77777777" w:rsidTr="009312CE">
        <w:trPr>
          <w:jc w:val="center"/>
        </w:trPr>
        <w:tc>
          <w:tcPr>
            <w:tcW w:w="640" w:type="dxa"/>
          </w:tcPr>
          <w:p w14:paraId="770C2604" w14:textId="496F8AEF" w:rsidR="008B3CFE" w:rsidRPr="00597284" w:rsidRDefault="008B3CFE" w:rsidP="008B3CFE">
            <w:pPr>
              <w:rPr>
                <w:color w:val="FF0000"/>
                <w:lang w:val="en-US"/>
              </w:rPr>
            </w:pPr>
          </w:p>
        </w:tc>
        <w:tc>
          <w:tcPr>
            <w:tcW w:w="2434" w:type="dxa"/>
          </w:tcPr>
          <w:p w14:paraId="281B51C7" w14:textId="67AF4178" w:rsidR="008B3CFE" w:rsidRPr="00597284" w:rsidRDefault="008B3CFE" w:rsidP="008B3CFE">
            <w:pPr>
              <w:rPr>
                <w:color w:val="FF0000"/>
                <w:lang w:val="en-US"/>
              </w:rPr>
            </w:pPr>
          </w:p>
        </w:tc>
        <w:tc>
          <w:tcPr>
            <w:tcW w:w="3101" w:type="dxa"/>
          </w:tcPr>
          <w:p w14:paraId="3B1D0F8B" w14:textId="35D28118" w:rsidR="008B3CFE" w:rsidRPr="00597284" w:rsidRDefault="008B3CFE" w:rsidP="008B3CFE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79BBD475" w14:textId="77777777" w:rsidTr="009312CE">
        <w:trPr>
          <w:jc w:val="center"/>
        </w:trPr>
        <w:tc>
          <w:tcPr>
            <w:tcW w:w="640" w:type="dxa"/>
          </w:tcPr>
          <w:p w14:paraId="02647091" w14:textId="12B8A213" w:rsidR="008B3CFE" w:rsidRPr="00597284" w:rsidRDefault="008B3CFE" w:rsidP="008B3CFE">
            <w:pPr>
              <w:rPr>
                <w:color w:val="FF0000"/>
                <w:lang w:val="en-US"/>
              </w:rPr>
            </w:pPr>
          </w:p>
        </w:tc>
        <w:tc>
          <w:tcPr>
            <w:tcW w:w="2434" w:type="dxa"/>
          </w:tcPr>
          <w:p w14:paraId="623F2F4F" w14:textId="2D939B46" w:rsidR="008B3CFE" w:rsidRPr="00597284" w:rsidRDefault="008B3CFE" w:rsidP="008B3CFE">
            <w:pPr>
              <w:rPr>
                <w:color w:val="FF0000"/>
                <w:lang w:val="en-US"/>
              </w:rPr>
            </w:pPr>
          </w:p>
        </w:tc>
        <w:tc>
          <w:tcPr>
            <w:tcW w:w="3101" w:type="dxa"/>
          </w:tcPr>
          <w:p w14:paraId="2D06D23A" w14:textId="5731D3B5" w:rsidR="008B3CFE" w:rsidRPr="00597284" w:rsidRDefault="008B3CFE" w:rsidP="008B3CFE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51A9CE99" w14:textId="77777777" w:rsidTr="009312CE">
        <w:trPr>
          <w:jc w:val="center"/>
        </w:trPr>
        <w:tc>
          <w:tcPr>
            <w:tcW w:w="640" w:type="dxa"/>
          </w:tcPr>
          <w:p w14:paraId="43D6E38B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25E42483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nrf_rx_dado</w:t>
            </w:r>
          </w:p>
        </w:tc>
        <w:tc>
          <w:tcPr>
            <w:tcW w:w="3101" w:type="dxa"/>
          </w:tcPr>
          <w:p w14:paraId="3C598756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(byte *pipe)</w:t>
            </w:r>
          </w:p>
        </w:tc>
      </w:tr>
      <w:tr w:rsidR="00597284" w:rsidRPr="00597284" w14:paraId="3860CC27" w14:textId="77777777" w:rsidTr="009312CE">
        <w:trPr>
          <w:jc w:val="center"/>
        </w:trPr>
        <w:tc>
          <w:tcPr>
            <w:tcW w:w="640" w:type="dxa"/>
          </w:tcPr>
          <w:p w14:paraId="1D23D0D1" w14:textId="34507864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434" w:type="dxa"/>
          </w:tcPr>
          <w:p w14:paraId="020E93C2" w14:textId="66AFFF5A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nrf_rx_hab_pipe</w:t>
            </w:r>
          </w:p>
        </w:tc>
        <w:tc>
          <w:tcPr>
            <w:tcW w:w="3101" w:type="dxa"/>
          </w:tcPr>
          <w:p w14:paraId="044724F0" w14:textId="08E413FD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(byte pipe)</w:t>
            </w:r>
          </w:p>
        </w:tc>
      </w:tr>
      <w:tr w:rsidR="00597284" w:rsidRPr="00597284" w14:paraId="139BAC7E" w14:textId="77777777" w:rsidTr="009312CE">
        <w:trPr>
          <w:jc w:val="center"/>
        </w:trPr>
        <w:tc>
          <w:tcPr>
            <w:tcW w:w="640" w:type="dxa"/>
          </w:tcPr>
          <w:p w14:paraId="1A5FE317" w14:textId="16E75DF8" w:rsidR="008B3CFE" w:rsidRPr="00597284" w:rsidRDefault="008B3CFE" w:rsidP="008B3CFE">
            <w:pPr>
              <w:rPr>
                <w:color w:val="FF0000"/>
                <w:lang w:val="en-US"/>
              </w:rPr>
            </w:pPr>
          </w:p>
        </w:tc>
        <w:tc>
          <w:tcPr>
            <w:tcW w:w="2434" w:type="dxa"/>
          </w:tcPr>
          <w:p w14:paraId="6B97A9A4" w14:textId="6A248AA2" w:rsidR="008B3CFE" w:rsidRPr="00597284" w:rsidRDefault="008B3CFE" w:rsidP="008B3CFE">
            <w:pPr>
              <w:rPr>
                <w:color w:val="FF0000"/>
                <w:lang w:val="en-US"/>
              </w:rPr>
            </w:pPr>
          </w:p>
        </w:tc>
        <w:tc>
          <w:tcPr>
            <w:tcW w:w="3101" w:type="dxa"/>
          </w:tcPr>
          <w:p w14:paraId="3453F2F0" w14:textId="51349AD4" w:rsidR="008B3CFE" w:rsidRPr="00597284" w:rsidRDefault="008B3CFE" w:rsidP="008B3CFE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5C13CB4D" w14:textId="77777777" w:rsidTr="009312CE">
        <w:trPr>
          <w:jc w:val="center"/>
        </w:trPr>
        <w:tc>
          <w:tcPr>
            <w:tcW w:w="640" w:type="dxa"/>
          </w:tcPr>
          <w:p w14:paraId="033EC6DF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void</w:t>
            </w:r>
          </w:p>
        </w:tc>
        <w:tc>
          <w:tcPr>
            <w:tcW w:w="2434" w:type="dxa"/>
          </w:tcPr>
          <w:p w14:paraId="1A600F0A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nrf_flush_tx</w:t>
            </w:r>
          </w:p>
        </w:tc>
        <w:tc>
          <w:tcPr>
            <w:tcW w:w="3101" w:type="dxa"/>
          </w:tcPr>
          <w:p w14:paraId="722DA4AF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5C3D78CA" w14:textId="77777777" w:rsidTr="009312CE">
        <w:trPr>
          <w:jc w:val="center"/>
        </w:trPr>
        <w:tc>
          <w:tcPr>
            <w:tcW w:w="640" w:type="dxa"/>
          </w:tcPr>
          <w:p w14:paraId="1111886E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void</w:t>
            </w:r>
          </w:p>
        </w:tc>
        <w:tc>
          <w:tcPr>
            <w:tcW w:w="2434" w:type="dxa"/>
          </w:tcPr>
          <w:p w14:paraId="68AB8D2B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nrf_flush_rx</w:t>
            </w:r>
          </w:p>
        </w:tc>
        <w:tc>
          <w:tcPr>
            <w:tcW w:w="3101" w:type="dxa"/>
          </w:tcPr>
          <w:p w14:paraId="1853A714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76CD314A" w14:textId="77777777" w:rsidTr="009312CE">
        <w:trPr>
          <w:jc w:val="center"/>
        </w:trPr>
        <w:tc>
          <w:tcPr>
            <w:tcW w:w="640" w:type="dxa"/>
          </w:tcPr>
          <w:p w14:paraId="56BBF898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</w:p>
        </w:tc>
        <w:tc>
          <w:tcPr>
            <w:tcW w:w="2434" w:type="dxa"/>
          </w:tcPr>
          <w:p w14:paraId="043CBCBC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</w:p>
        </w:tc>
        <w:tc>
          <w:tcPr>
            <w:tcW w:w="3101" w:type="dxa"/>
          </w:tcPr>
          <w:p w14:paraId="29211FC9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2C86A9F8" w14:textId="77777777" w:rsidTr="009312CE">
        <w:trPr>
          <w:jc w:val="center"/>
        </w:trPr>
        <w:tc>
          <w:tcPr>
            <w:tcW w:w="640" w:type="dxa"/>
          </w:tcPr>
          <w:p w14:paraId="6927BFB7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34F2B47C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nrf_wr_addr</w:t>
            </w:r>
          </w:p>
        </w:tc>
        <w:tc>
          <w:tcPr>
            <w:tcW w:w="3101" w:type="dxa"/>
          </w:tcPr>
          <w:p w14:paraId="5E02CD31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(byte pipe, byte *vet)</w:t>
            </w:r>
          </w:p>
        </w:tc>
      </w:tr>
      <w:tr w:rsidR="00597284" w:rsidRPr="00597284" w14:paraId="6ED6B85E" w14:textId="77777777" w:rsidTr="009312CE">
        <w:trPr>
          <w:jc w:val="center"/>
        </w:trPr>
        <w:tc>
          <w:tcPr>
            <w:tcW w:w="640" w:type="dxa"/>
          </w:tcPr>
          <w:p w14:paraId="48C4396C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2ADBBA41" w14:textId="5B6DE29F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nrf_rd_addr</w:t>
            </w:r>
          </w:p>
        </w:tc>
        <w:tc>
          <w:tcPr>
            <w:tcW w:w="3101" w:type="dxa"/>
          </w:tcPr>
          <w:p w14:paraId="4A85172B" w14:textId="6CE8F4BD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(byte pipe, byte *vet)</w:t>
            </w:r>
          </w:p>
        </w:tc>
      </w:tr>
      <w:tr w:rsidR="00597284" w:rsidRPr="00597284" w14:paraId="1C6CAF03" w14:textId="77777777" w:rsidTr="009312CE">
        <w:trPr>
          <w:jc w:val="center"/>
        </w:trPr>
        <w:tc>
          <w:tcPr>
            <w:tcW w:w="640" w:type="dxa"/>
          </w:tcPr>
          <w:p w14:paraId="0F6BF640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3BD2ACC6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nrf_wr_canal</w:t>
            </w:r>
          </w:p>
        </w:tc>
        <w:tc>
          <w:tcPr>
            <w:tcW w:w="3101" w:type="dxa"/>
          </w:tcPr>
          <w:p w14:paraId="1C3AF243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(byte canal)</w:t>
            </w:r>
          </w:p>
        </w:tc>
      </w:tr>
      <w:tr w:rsidR="00597284" w:rsidRPr="00597284" w14:paraId="348CFC35" w14:textId="77777777" w:rsidTr="009312CE">
        <w:trPr>
          <w:jc w:val="center"/>
        </w:trPr>
        <w:tc>
          <w:tcPr>
            <w:tcW w:w="640" w:type="dxa"/>
          </w:tcPr>
          <w:p w14:paraId="7E6B4161" w14:textId="6B6C59C9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73B82277" w14:textId="0360527B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nrf_rd_canal</w:t>
            </w:r>
          </w:p>
        </w:tc>
        <w:tc>
          <w:tcPr>
            <w:tcW w:w="3101" w:type="dxa"/>
          </w:tcPr>
          <w:p w14:paraId="7A0F35B9" w14:textId="245F2A55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4E1AF128" w14:textId="77777777" w:rsidTr="009312CE">
        <w:trPr>
          <w:jc w:val="center"/>
        </w:trPr>
        <w:tc>
          <w:tcPr>
            <w:tcW w:w="640" w:type="dxa"/>
          </w:tcPr>
          <w:p w14:paraId="348430BB" w14:textId="77777777" w:rsidR="008B3CFE" w:rsidRPr="00597284" w:rsidRDefault="008B3CFE" w:rsidP="008B3CFE">
            <w:pPr>
              <w:rPr>
                <w:color w:val="FF0000"/>
              </w:rPr>
            </w:pPr>
          </w:p>
        </w:tc>
        <w:tc>
          <w:tcPr>
            <w:tcW w:w="2434" w:type="dxa"/>
          </w:tcPr>
          <w:p w14:paraId="4E4E438F" w14:textId="77777777" w:rsidR="008B3CFE" w:rsidRPr="00597284" w:rsidRDefault="008B3CFE" w:rsidP="008B3CFE">
            <w:pPr>
              <w:rPr>
                <w:color w:val="FF0000"/>
              </w:rPr>
            </w:pPr>
          </w:p>
        </w:tc>
        <w:tc>
          <w:tcPr>
            <w:tcW w:w="3101" w:type="dxa"/>
          </w:tcPr>
          <w:p w14:paraId="2B82A5AF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5C8C2B55" w14:textId="77777777" w:rsidTr="009312CE">
        <w:trPr>
          <w:jc w:val="center"/>
        </w:trPr>
        <w:tc>
          <w:tcPr>
            <w:tcW w:w="640" w:type="dxa"/>
          </w:tcPr>
          <w:p w14:paraId="502D7A15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7BB145B3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nrf_wr_dpl</w:t>
            </w:r>
          </w:p>
        </w:tc>
        <w:tc>
          <w:tcPr>
            <w:tcW w:w="3101" w:type="dxa"/>
          </w:tcPr>
          <w:p w14:paraId="5ACBEE92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(byte *vet, byte qtd)</w:t>
            </w:r>
          </w:p>
        </w:tc>
      </w:tr>
      <w:tr w:rsidR="00597284" w:rsidRPr="00597284" w14:paraId="27115DDD" w14:textId="77777777" w:rsidTr="009312CE">
        <w:trPr>
          <w:jc w:val="center"/>
        </w:trPr>
        <w:tc>
          <w:tcPr>
            <w:tcW w:w="640" w:type="dxa"/>
          </w:tcPr>
          <w:p w14:paraId="3F737DAC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4CA9146A" w14:textId="50947C3C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nrf_wr_ack_dpl</w:t>
            </w:r>
          </w:p>
        </w:tc>
        <w:tc>
          <w:tcPr>
            <w:tcW w:w="3101" w:type="dxa"/>
          </w:tcPr>
          <w:p w14:paraId="0D80F3B0" w14:textId="52C5D6E9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(byte *vet, byte pipe, byte qtd)</w:t>
            </w:r>
          </w:p>
        </w:tc>
      </w:tr>
      <w:tr w:rsidR="00597284" w:rsidRPr="00597284" w14:paraId="30985E7A" w14:textId="77777777" w:rsidTr="009312CE">
        <w:trPr>
          <w:jc w:val="center"/>
        </w:trPr>
        <w:tc>
          <w:tcPr>
            <w:tcW w:w="640" w:type="dxa"/>
          </w:tcPr>
          <w:p w14:paraId="58A27847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6BED1A33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nrf_wr_payload</w:t>
            </w:r>
          </w:p>
        </w:tc>
        <w:tc>
          <w:tcPr>
            <w:tcW w:w="3101" w:type="dxa"/>
          </w:tcPr>
          <w:p w14:paraId="021311A3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(byte *vet, byte qtd)</w:t>
            </w:r>
          </w:p>
        </w:tc>
      </w:tr>
      <w:tr w:rsidR="00597284" w:rsidRPr="00597284" w14:paraId="16E12588" w14:textId="77777777" w:rsidTr="009312CE">
        <w:trPr>
          <w:jc w:val="center"/>
        </w:trPr>
        <w:tc>
          <w:tcPr>
            <w:tcW w:w="640" w:type="dxa"/>
          </w:tcPr>
          <w:p w14:paraId="76570632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0395A780" w14:textId="5870F85B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nrf_rd_payload</w:t>
            </w:r>
          </w:p>
        </w:tc>
        <w:tc>
          <w:tcPr>
            <w:tcW w:w="3101" w:type="dxa"/>
          </w:tcPr>
          <w:p w14:paraId="1F478C61" w14:textId="2A81F30F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(byte *vet, byte qtd)</w:t>
            </w:r>
          </w:p>
        </w:tc>
      </w:tr>
      <w:tr w:rsidR="00597284" w:rsidRPr="00597284" w14:paraId="4DF15968" w14:textId="77777777" w:rsidTr="009312CE">
        <w:trPr>
          <w:jc w:val="center"/>
        </w:trPr>
        <w:tc>
          <w:tcPr>
            <w:tcW w:w="640" w:type="dxa"/>
          </w:tcPr>
          <w:p w14:paraId="7AA2696A" w14:textId="77777777" w:rsidR="008B3CFE" w:rsidRPr="00597284" w:rsidRDefault="008B3CFE" w:rsidP="008B3CFE">
            <w:pPr>
              <w:rPr>
                <w:color w:val="FF0000"/>
              </w:rPr>
            </w:pPr>
          </w:p>
        </w:tc>
        <w:tc>
          <w:tcPr>
            <w:tcW w:w="2434" w:type="dxa"/>
          </w:tcPr>
          <w:p w14:paraId="43B2F833" w14:textId="77777777" w:rsidR="008B3CFE" w:rsidRPr="00597284" w:rsidRDefault="008B3CFE" w:rsidP="008B3CFE">
            <w:pPr>
              <w:rPr>
                <w:color w:val="FF0000"/>
              </w:rPr>
            </w:pPr>
          </w:p>
        </w:tc>
        <w:tc>
          <w:tcPr>
            <w:tcW w:w="3101" w:type="dxa"/>
          </w:tcPr>
          <w:p w14:paraId="43E89D8F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4A6AB014" w14:textId="77777777" w:rsidTr="009312CE">
        <w:trPr>
          <w:jc w:val="center"/>
        </w:trPr>
        <w:tc>
          <w:tcPr>
            <w:tcW w:w="640" w:type="dxa"/>
          </w:tcPr>
          <w:p w14:paraId="717F1DB7" w14:textId="77777777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34A3E965" w14:textId="77777777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nrf_rd_reg_mb</w:t>
            </w:r>
          </w:p>
        </w:tc>
        <w:tc>
          <w:tcPr>
            <w:tcW w:w="3101" w:type="dxa"/>
          </w:tcPr>
          <w:p w14:paraId="0F3DA189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(byte reg, byte *vt, byte qtd)</w:t>
            </w:r>
          </w:p>
        </w:tc>
      </w:tr>
      <w:tr w:rsidR="00597284" w:rsidRPr="00597284" w14:paraId="2BB19EA7" w14:textId="77777777" w:rsidTr="009312CE">
        <w:trPr>
          <w:jc w:val="center"/>
        </w:trPr>
        <w:tc>
          <w:tcPr>
            <w:tcW w:w="640" w:type="dxa"/>
          </w:tcPr>
          <w:p w14:paraId="2D6E190D" w14:textId="1B09755E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73C3E1DC" w14:textId="0E7A5FEA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nrf_wr_reg_mb</w:t>
            </w:r>
          </w:p>
        </w:tc>
        <w:tc>
          <w:tcPr>
            <w:tcW w:w="3101" w:type="dxa"/>
          </w:tcPr>
          <w:p w14:paraId="3CBCA278" w14:textId="2AA840B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(byte reg, byte *vt, byte qtd)</w:t>
            </w:r>
          </w:p>
        </w:tc>
      </w:tr>
      <w:tr w:rsidR="00597284" w:rsidRPr="00597284" w14:paraId="5F6ED259" w14:textId="77777777" w:rsidTr="009312CE">
        <w:trPr>
          <w:jc w:val="center"/>
        </w:trPr>
        <w:tc>
          <w:tcPr>
            <w:tcW w:w="640" w:type="dxa"/>
          </w:tcPr>
          <w:p w14:paraId="69A8EEC2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10DC829D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nrf_wr_reg</w:t>
            </w:r>
          </w:p>
        </w:tc>
        <w:tc>
          <w:tcPr>
            <w:tcW w:w="3101" w:type="dxa"/>
          </w:tcPr>
          <w:p w14:paraId="768B775B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(byte reg, byte dado)</w:t>
            </w:r>
          </w:p>
        </w:tc>
      </w:tr>
      <w:tr w:rsidR="00597284" w:rsidRPr="00597284" w14:paraId="0A9DBEAB" w14:textId="77777777" w:rsidTr="009312CE">
        <w:trPr>
          <w:jc w:val="center"/>
        </w:trPr>
        <w:tc>
          <w:tcPr>
            <w:tcW w:w="640" w:type="dxa"/>
          </w:tcPr>
          <w:p w14:paraId="582023F7" w14:textId="68CE8B25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64109684" w14:textId="6E5552CF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nrf_rd_dpl_qrd</w:t>
            </w:r>
          </w:p>
        </w:tc>
        <w:tc>
          <w:tcPr>
            <w:tcW w:w="3101" w:type="dxa"/>
          </w:tcPr>
          <w:p w14:paraId="6B6B3359" w14:textId="51A65C16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(void)</w:t>
            </w:r>
          </w:p>
        </w:tc>
      </w:tr>
      <w:tr w:rsidR="00597284" w:rsidRPr="00597284" w14:paraId="7569FEB8" w14:textId="77777777" w:rsidTr="009312CE">
        <w:trPr>
          <w:jc w:val="center"/>
        </w:trPr>
        <w:tc>
          <w:tcPr>
            <w:tcW w:w="640" w:type="dxa"/>
          </w:tcPr>
          <w:p w14:paraId="60A857CC" w14:textId="56BCFD61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353D175C" w14:textId="6C8982C6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nrf_rd_reg_blk</w:t>
            </w:r>
          </w:p>
        </w:tc>
        <w:tc>
          <w:tcPr>
            <w:tcW w:w="3101" w:type="dxa"/>
          </w:tcPr>
          <w:p w14:paraId="03B5EDA1" w14:textId="759A4044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(byte reg, byte *vt, byte qtd)</w:t>
            </w:r>
          </w:p>
        </w:tc>
      </w:tr>
      <w:tr w:rsidR="00597284" w:rsidRPr="00597284" w14:paraId="6DB6D1A3" w14:textId="77777777" w:rsidTr="009312CE">
        <w:trPr>
          <w:jc w:val="center"/>
        </w:trPr>
        <w:tc>
          <w:tcPr>
            <w:tcW w:w="640" w:type="dxa"/>
          </w:tcPr>
          <w:p w14:paraId="7E5DD2C0" w14:textId="0BFADE5D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706AFDF8" w14:textId="5D18ECD1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nrf_rd_status</w:t>
            </w:r>
          </w:p>
        </w:tc>
        <w:tc>
          <w:tcPr>
            <w:tcW w:w="3101" w:type="dxa"/>
          </w:tcPr>
          <w:p w14:paraId="539DF46D" w14:textId="056F5449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2521A010" w14:textId="77777777" w:rsidTr="009312CE">
        <w:trPr>
          <w:jc w:val="center"/>
        </w:trPr>
        <w:tc>
          <w:tcPr>
            <w:tcW w:w="640" w:type="dxa"/>
          </w:tcPr>
          <w:p w14:paraId="19954477" w14:textId="43AC33E2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0E705297" w14:textId="0F70089C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nrf_rd_reg</w:t>
            </w:r>
          </w:p>
        </w:tc>
        <w:tc>
          <w:tcPr>
            <w:tcW w:w="3101" w:type="dxa"/>
          </w:tcPr>
          <w:p w14:paraId="061D17AB" w14:textId="55CC6F96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(byte reg)</w:t>
            </w:r>
          </w:p>
        </w:tc>
      </w:tr>
      <w:tr w:rsidR="00597284" w:rsidRPr="00597284" w14:paraId="5B8C3BE1" w14:textId="77777777" w:rsidTr="009312CE">
        <w:trPr>
          <w:jc w:val="center"/>
        </w:trPr>
        <w:tc>
          <w:tcPr>
            <w:tcW w:w="640" w:type="dxa"/>
          </w:tcPr>
          <w:p w14:paraId="5E982609" w14:textId="23CFE056" w:rsidR="008B3CFE" w:rsidRPr="00597284" w:rsidRDefault="008B3CFE" w:rsidP="008B3CFE">
            <w:pPr>
              <w:rPr>
                <w:color w:val="FF0000"/>
              </w:rPr>
            </w:pPr>
          </w:p>
        </w:tc>
        <w:tc>
          <w:tcPr>
            <w:tcW w:w="2434" w:type="dxa"/>
          </w:tcPr>
          <w:p w14:paraId="0DF8102C" w14:textId="56089F30" w:rsidR="008B3CFE" w:rsidRPr="00597284" w:rsidRDefault="008B3CFE" w:rsidP="008B3CFE">
            <w:pPr>
              <w:rPr>
                <w:color w:val="FF0000"/>
              </w:rPr>
            </w:pPr>
          </w:p>
        </w:tc>
        <w:tc>
          <w:tcPr>
            <w:tcW w:w="3101" w:type="dxa"/>
          </w:tcPr>
          <w:p w14:paraId="009126DA" w14:textId="2DE219E8" w:rsidR="008B3CFE" w:rsidRPr="00597284" w:rsidRDefault="008B3CFE" w:rsidP="008B3CFE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2FFC1374" w14:textId="77777777" w:rsidTr="009312CE">
        <w:trPr>
          <w:jc w:val="center"/>
        </w:trPr>
        <w:tc>
          <w:tcPr>
            <w:tcW w:w="640" w:type="dxa"/>
          </w:tcPr>
          <w:p w14:paraId="1C8AA88F" w14:textId="77777777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434" w:type="dxa"/>
          </w:tcPr>
          <w:p w14:paraId="0E7124A2" w14:textId="77777777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nrf_ce</w:t>
            </w:r>
          </w:p>
        </w:tc>
        <w:tc>
          <w:tcPr>
            <w:tcW w:w="3101" w:type="dxa"/>
          </w:tcPr>
          <w:p w14:paraId="2597148C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22FC79E1" w14:textId="77777777" w:rsidTr="009312CE">
        <w:trPr>
          <w:jc w:val="center"/>
        </w:trPr>
        <w:tc>
          <w:tcPr>
            <w:tcW w:w="640" w:type="dxa"/>
          </w:tcPr>
          <w:p w14:paraId="748325C0" w14:textId="77777777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434" w:type="dxa"/>
          </w:tcPr>
          <w:p w14:paraId="664C2412" w14:textId="77777777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nrf_CE</w:t>
            </w:r>
          </w:p>
        </w:tc>
        <w:tc>
          <w:tcPr>
            <w:tcW w:w="3101" w:type="dxa"/>
          </w:tcPr>
          <w:p w14:paraId="1210A0FB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32A7C20F" w14:textId="77777777" w:rsidTr="009312CE">
        <w:trPr>
          <w:jc w:val="center"/>
        </w:trPr>
        <w:tc>
          <w:tcPr>
            <w:tcW w:w="640" w:type="dxa"/>
          </w:tcPr>
          <w:p w14:paraId="4ADC6529" w14:textId="77777777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434" w:type="dxa"/>
          </w:tcPr>
          <w:p w14:paraId="0421A71F" w14:textId="77777777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nrf_csn</w:t>
            </w:r>
          </w:p>
        </w:tc>
        <w:tc>
          <w:tcPr>
            <w:tcW w:w="3101" w:type="dxa"/>
          </w:tcPr>
          <w:p w14:paraId="1A14FFD8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443F9FD8" w14:textId="77777777" w:rsidTr="009312CE">
        <w:trPr>
          <w:jc w:val="center"/>
        </w:trPr>
        <w:tc>
          <w:tcPr>
            <w:tcW w:w="640" w:type="dxa"/>
          </w:tcPr>
          <w:p w14:paraId="68CC82F4" w14:textId="77777777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434" w:type="dxa"/>
          </w:tcPr>
          <w:p w14:paraId="08C8ABC0" w14:textId="77777777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nrf_CSN</w:t>
            </w:r>
          </w:p>
        </w:tc>
        <w:tc>
          <w:tcPr>
            <w:tcW w:w="3101" w:type="dxa"/>
          </w:tcPr>
          <w:p w14:paraId="1571A7D0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35B9FFA8" w14:textId="77777777" w:rsidTr="009312CE">
        <w:trPr>
          <w:jc w:val="center"/>
        </w:trPr>
        <w:tc>
          <w:tcPr>
            <w:tcW w:w="640" w:type="dxa"/>
          </w:tcPr>
          <w:p w14:paraId="421F132F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</w:p>
        </w:tc>
        <w:tc>
          <w:tcPr>
            <w:tcW w:w="2434" w:type="dxa"/>
          </w:tcPr>
          <w:p w14:paraId="3D2FDC53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</w:p>
        </w:tc>
        <w:tc>
          <w:tcPr>
            <w:tcW w:w="3101" w:type="dxa"/>
          </w:tcPr>
          <w:p w14:paraId="7024255B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512063B2" w14:textId="77777777" w:rsidTr="009312CE">
        <w:trPr>
          <w:jc w:val="center"/>
        </w:trPr>
        <w:tc>
          <w:tcPr>
            <w:tcW w:w="640" w:type="dxa"/>
          </w:tcPr>
          <w:p w14:paraId="28DFAF3C" w14:textId="77777777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285263E5" w14:textId="4DDC1B6F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spi_transf</w:t>
            </w:r>
          </w:p>
        </w:tc>
        <w:tc>
          <w:tcPr>
            <w:tcW w:w="3101" w:type="dxa"/>
          </w:tcPr>
          <w:p w14:paraId="7BCF0C86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(byte dado)</w:t>
            </w:r>
          </w:p>
        </w:tc>
      </w:tr>
      <w:tr w:rsidR="00597284" w:rsidRPr="00597284" w14:paraId="5B897111" w14:textId="77777777" w:rsidTr="009312CE">
        <w:trPr>
          <w:jc w:val="center"/>
        </w:trPr>
        <w:tc>
          <w:tcPr>
            <w:tcW w:w="640" w:type="dxa"/>
          </w:tcPr>
          <w:p w14:paraId="16D0FFD3" w14:textId="33A3849C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434" w:type="dxa"/>
          </w:tcPr>
          <w:p w14:paraId="6AF2F7AC" w14:textId="72841B0D" w:rsidR="008B3CFE" w:rsidRPr="00597284" w:rsidRDefault="008B3CFE" w:rsidP="008B3CFE">
            <w:pPr>
              <w:rPr>
                <w:color w:val="FF0000"/>
              </w:rPr>
            </w:pPr>
            <w:r w:rsidRPr="00597284">
              <w:rPr>
                <w:color w:val="FF0000"/>
              </w:rPr>
              <w:t>spi_config</w:t>
            </w:r>
          </w:p>
        </w:tc>
        <w:tc>
          <w:tcPr>
            <w:tcW w:w="3101" w:type="dxa"/>
          </w:tcPr>
          <w:p w14:paraId="06148044" w14:textId="552C7843" w:rsidR="008B3CFE" w:rsidRPr="00597284" w:rsidRDefault="008B3CFE" w:rsidP="008B3CFE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(byte clk)</w:t>
            </w:r>
          </w:p>
        </w:tc>
      </w:tr>
      <w:tr w:rsidR="00597284" w:rsidRPr="00597284" w14:paraId="2E7E73ED" w14:textId="77777777" w:rsidTr="009312CE">
        <w:trPr>
          <w:jc w:val="center"/>
        </w:trPr>
        <w:tc>
          <w:tcPr>
            <w:tcW w:w="640" w:type="dxa"/>
          </w:tcPr>
          <w:p w14:paraId="3B91A394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</w:p>
        </w:tc>
        <w:tc>
          <w:tcPr>
            <w:tcW w:w="2434" w:type="dxa"/>
          </w:tcPr>
          <w:p w14:paraId="5D3D2C8C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</w:p>
        </w:tc>
        <w:tc>
          <w:tcPr>
            <w:tcW w:w="3101" w:type="dxa"/>
          </w:tcPr>
          <w:p w14:paraId="0EE2D127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35AA3029" w14:textId="77777777" w:rsidTr="009312CE">
        <w:trPr>
          <w:jc w:val="center"/>
        </w:trPr>
        <w:tc>
          <w:tcPr>
            <w:tcW w:w="640" w:type="dxa"/>
          </w:tcPr>
          <w:p w14:paraId="44320BC3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</w:p>
        </w:tc>
        <w:tc>
          <w:tcPr>
            <w:tcW w:w="2434" w:type="dxa"/>
          </w:tcPr>
          <w:p w14:paraId="4EFA0850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</w:p>
        </w:tc>
        <w:tc>
          <w:tcPr>
            <w:tcW w:w="3101" w:type="dxa"/>
          </w:tcPr>
          <w:p w14:paraId="691DC20C" w14:textId="77777777" w:rsidR="008B3CFE" w:rsidRPr="00597284" w:rsidRDefault="008B3CFE" w:rsidP="008B3CFE">
            <w:pPr>
              <w:rPr>
                <w:color w:val="FF0000"/>
                <w:lang w:val="en-US"/>
              </w:rPr>
            </w:pPr>
          </w:p>
        </w:tc>
      </w:tr>
      <w:tr w:rsidR="008B3CFE" w:rsidRPr="00597284" w14:paraId="597E9186" w14:textId="77777777" w:rsidTr="009312CE">
        <w:trPr>
          <w:jc w:val="center"/>
        </w:trPr>
        <w:tc>
          <w:tcPr>
            <w:tcW w:w="640" w:type="dxa"/>
          </w:tcPr>
          <w:p w14:paraId="1833BE0F" w14:textId="20D6F411" w:rsidR="008B3CFE" w:rsidRPr="00597284" w:rsidRDefault="008B3CFE" w:rsidP="008B3CFE">
            <w:pPr>
              <w:rPr>
                <w:color w:val="FF0000"/>
                <w:lang w:val="en-US"/>
              </w:rPr>
            </w:pPr>
          </w:p>
        </w:tc>
        <w:tc>
          <w:tcPr>
            <w:tcW w:w="2434" w:type="dxa"/>
          </w:tcPr>
          <w:p w14:paraId="140F02D2" w14:textId="3DC3EFE5" w:rsidR="008B3CFE" w:rsidRPr="00597284" w:rsidRDefault="008B3CFE" w:rsidP="008B3CFE">
            <w:pPr>
              <w:rPr>
                <w:color w:val="FF0000"/>
                <w:lang w:val="en-US"/>
              </w:rPr>
            </w:pPr>
          </w:p>
        </w:tc>
        <w:tc>
          <w:tcPr>
            <w:tcW w:w="3101" w:type="dxa"/>
          </w:tcPr>
          <w:p w14:paraId="1EEBDCB3" w14:textId="67A19AFE" w:rsidR="008B3CFE" w:rsidRPr="00597284" w:rsidRDefault="008B3CFE" w:rsidP="008B3CFE">
            <w:pPr>
              <w:rPr>
                <w:color w:val="FF0000"/>
                <w:lang w:val="en-US"/>
              </w:rPr>
            </w:pPr>
          </w:p>
        </w:tc>
      </w:tr>
    </w:tbl>
    <w:p w14:paraId="40377E9F" w14:textId="6FD7CBCC" w:rsidR="00EC67EF" w:rsidRPr="00597284" w:rsidRDefault="00EC67EF" w:rsidP="00EC67EF">
      <w:pPr>
        <w:spacing w:after="0"/>
        <w:rPr>
          <w:color w:val="FF0000"/>
          <w:lang w:val="en-US"/>
        </w:rPr>
      </w:pPr>
    </w:p>
    <w:p w14:paraId="44B23D88" w14:textId="71693AEE" w:rsidR="008B3CFE" w:rsidRPr="00597284" w:rsidRDefault="008B3CFE" w:rsidP="00EC67EF">
      <w:pPr>
        <w:spacing w:after="0"/>
        <w:rPr>
          <w:color w:val="FF0000"/>
          <w:lang w:val="en-US"/>
        </w:rPr>
      </w:pPr>
    </w:p>
    <w:p w14:paraId="6D06A150" w14:textId="5B931490" w:rsidR="00D84A11" w:rsidRPr="00597284" w:rsidRDefault="00D84A11" w:rsidP="00EC67EF">
      <w:pPr>
        <w:spacing w:after="0"/>
        <w:rPr>
          <w:color w:val="FF0000"/>
          <w:lang w:val="en-US"/>
        </w:rPr>
      </w:pPr>
    </w:p>
    <w:p w14:paraId="30543101" w14:textId="112B06EF" w:rsidR="00D84A11" w:rsidRPr="00597284" w:rsidRDefault="00D84A11" w:rsidP="00D84A11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nrf_mtr</w:t>
      </w:r>
      <w:r w:rsidRPr="00597284">
        <w:rPr>
          <w:color w:val="FF0000"/>
          <w:lang w:val="en-US"/>
        </w:rPr>
        <w:t xml:space="preserve"> (</w:t>
      </w:r>
      <w:r w:rsidR="003A647B" w:rsidRPr="00597284">
        <w:rPr>
          <w:color w:val="FF0000"/>
          <w:lang w:val="en-US"/>
        </w:rPr>
        <w:t xml:space="preserve">byte </w:t>
      </w:r>
      <w:r w:rsidR="0021379F" w:rsidRPr="00597284">
        <w:rPr>
          <w:color w:val="FF0000"/>
          <w:lang w:val="en-US"/>
        </w:rPr>
        <w:t>modo</w:t>
      </w:r>
      <w:r w:rsidRPr="00597284">
        <w:rPr>
          <w:color w:val="FF0000"/>
          <w:lang w:val="en-US"/>
        </w:rPr>
        <w:t>)</w:t>
      </w:r>
    </w:p>
    <w:p w14:paraId="0EE04235" w14:textId="6169CAAF" w:rsidR="00D84A11" w:rsidRPr="00597284" w:rsidRDefault="00D84A11" w:rsidP="00D84A11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Rotina para tratar o MRT. Ainda tenta reenviar NRF_MRT_MAX vezes, se não conseguir, faz o flush() e retorna.</w:t>
      </w:r>
    </w:p>
    <w:p w14:paraId="33713EF6" w14:textId="72FB39B4" w:rsidR="003A647B" w:rsidRPr="00597284" w:rsidRDefault="00535FAE" w:rsidP="003A647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Tem duas opções:</w:t>
      </w:r>
      <w:r w:rsidRPr="00597284">
        <w:rPr>
          <w:color w:val="FF0000"/>
        </w:rPr>
        <w:tab/>
      </w:r>
      <w:r w:rsidR="0021379F" w:rsidRPr="00597284">
        <w:rPr>
          <w:color w:val="FF0000"/>
        </w:rPr>
        <w:t xml:space="preserve">modo </w:t>
      </w:r>
      <w:r w:rsidR="003A647B" w:rsidRPr="00597284">
        <w:rPr>
          <w:color w:val="FF0000"/>
        </w:rPr>
        <w:t>==</w:t>
      </w:r>
      <w:r w:rsidR="0021379F" w:rsidRPr="00597284">
        <w:rPr>
          <w:color w:val="FF0000"/>
        </w:rPr>
        <w:t xml:space="preserve"> QUIETO</w:t>
      </w:r>
      <w:r w:rsidR="003A647B" w:rsidRPr="00597284">
        <w:rPr>
          <w:color w:val="FF0000"/>
        </w:rPr>
        <w:t xml:space="preserve">  ==&gt; nada imprime</w:t>
      </w:r>
    </w:p>
    <w:p w14:paraId="39A6FB62" w14:textId="23FCAB24" w:rsidR="003A647B" w:rsidRPr="00597284" w:rsidRDefault="0021379F" w:rsidP="00535FAE">
      <w:pPr>
        <w:pStyle w:val="PargrafodaLista"/>
        <w:spacing w:after="0"/>
        <w:ind w:left="2136" w:firstLine="696"/>
        <w:rPr>
          <w:color w:val="FF0000"/>
        </w:rPr>
      </w:pPr>
      <w:r w:rsidRPr="00597284">
        <w:rPr>
          <w:color w:val="FF0000"/>
        </w:rPr>
        <w:t xml:space="preserve">modo  </w:t>
      </w:r>
      <w:r w:rsidR="003A647B" w:rsidRPr="00597284">
        <w:rPr>
          <w:color w:val="FF0000"/>
        </w:rPr>
        <w:t>==</w:t>
      </w:r>
      <w:r w:rsidRPr="00597284">
        <w:rPr>
          <w:color w:val="FF0000"/>
        </w:rPr>
        <w:t xml:space="preserve"> NÃO_QUIETO</w:t>
      </w:r>
      <w:r w:rsidR="003A647B" w:rsidRPr="00597284">
        <w:rPr>
          <w:color w:val="FF0000"/>
        </w:rPr>
        <w:t xml:space="preserve">  ==&gt; imprime R </w:t>
      </w:r>
      <w:r w:rsidR="00535FAE" w:rsidRPr="00597284">
        <w:rPr>
          <w:color w:val="FF0000"/>
        </w:rPr>
        <w:t>(</w:t>
      </w:r>
      <w:r w:rsidR="0096424F" w:rsidRPr="00597284">
        <w:rPr>
          <w:color w:val="FF0000"/>
        </w:rPr>
        <w:t xml:space="preserve">a cada tentativa de </w:t>
      </w:r>
      <w:r w:rsidR="00535FAE" w:rsidRPr="00597284">
        <w:rPr>
          <w:color w:val="FF0000"/>
        </w:rPr>
        <w:t>retransmi</w:t>
      </w:r>
      <w:r w:rsidR="0096424F" w:rsidRPr="00597284">
        <w:rPr>
          <w:color w:val="FF0000"/>
        </w:rPr>
        <w:t>ssão</w:t>
      </w:r>
      <w:r w:rsidR="00535FAE" w:rsidRPr="00597284">
        <w:rPr>
          <w:color w:val="FF0000"/>
        </w:rPr>
        <w:t xml:space="preserve">) </w:t>
      </w:r>
      <w:r w:rsidR="003A647B" w:rsidRPr="00597284">
        <w:rPr>
          <w:color w:val="FF0000"/>
        </w:rPr>
        <w:t>ou F</w:t>
      </w:r>
      <w:r w:rsidR="00535FAE" w:rsidRPr="00597284">
        <w:rPr>
          <w:color w:val="FF0000"/>
        </w:rPr>
        <w:t xml:space="preserve"> (flush)</w:t>
      </w:r>
    </w:p>
    <w:p w14:paraId="64A9E077" w14:textId="2B9A0D30" w:rsidR="00D84A11" w:rsidRPr="00597284" w:rsidRDefault="00D84A11" w:rsidP="003A647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TRUE se conseguiu retransmitir</w:t>
      </w:r>
      <w:r w:rsidR="0096424F" w:rsidRPr="00597284">
        <w:rPr>
          <w:color w:val="FF0000"/>
        </w:rPr>
        <w:t xml:space="preserve"> com sucesso</w:t>
      </w:r>
      <w:r w:rsidRPr="00597284">
        <w:rPr>
          <w:color w:val="FF0000"/>
        </w:rPr>
        <w:t>.</w:t>
      </w:r>
    </w:p>
    <w:p w14:paraId="0396F247" w14:textId="11C35751" w:rsidR="00D84A11" w:rsidRPr="00597284" w:rsidRDefault="00D84A11" w:rsidP="00D84A11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FALSE se fez o flush()</w:t>
      </w:r>
      <w:r w:rsidR="0096424F" w:rsidRPr="00597284">
        <w:rPr>
          <w:color w:val="FF0000"/>
        </w:rPr>
        <w:t xml:space="preserve"> e com nrf_tx_flag=TRUE </w:t>
      </w:r>
      <w:r w:rsidRPr="00597284">
        <w:rPr>
          <w:color w:val="FF0000"/>
        </w:rPr>
        <w:t>.</w:t>
      </w:r>
    </w:p>
    <w:p w14:paraId="40F66EEB" w14:textId="77777777" w:rsidR="008B3CFE" w:rsidRPr="00597284" w:rsidRDefault="008B3CFE" w:rsidP="00EC67EF">
      <w:pPr>
        <w:spacing w:after="0"/>
        <w:rPr>
          <w:color w:val="FF0000"/>
        </w:rPr>
      </w:pPr>
    </w:p>
    <w:p w14:paraId="0CEBC9C4" w14:textId="77777777" w:rsidR="00EC381E" w:rsidRPr="00597284" w:rsidRDefault="00EC381E" w:rsidP="00EC381E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nrf_ser_buf</w:t>
      </w:r>
      <w:r w:rsidRPr="00597284">
        <w:rPr>
          <w:color w:val="FF0000"/>
          <w:lang w:val="en-US"/>
        </w:rPr>
        <w:t xml:space="preserve"> (void)</w:t>
      </w:r>
    </w:p>
    <w:p w14:paraId="710FF2A3" w14:textId="6AFA2A4B" w:rsidR="00014698" w:rsidRPr="00597284" w:rsidRDefault="00EC381E" w:rsidP="00D84A11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Imprimir o buffer do rádio. Para ajudar no debug. Usa ser_char_velho()</w:t>
      </w:r>
      <w:r w:rsidR="000E164A" w:rsidRPr="00597284">
        <w:rPr>
          <w:color w:val="FF0000"/>
        </w:rPr>
        <w:t>.</w:t>
      </w:r>
    </w:p>
    <w:p w14:paraId="474FFED4" w14:textId="77777777" w:rsidR="0094456C" w:rsidRPr="00597284" w:rsidRDefault="0094456C" w:rsidP="0094456C">
      <w:pPr>
        <w:pStyle w:val="PargrafodaLista"/>
        <w:spacing w:after="0"/>
        <w:rPr>
          <w:color w:val="FF0000"/>
        </w:rPr>
      </w:pPr>
    </w:p>
    <w:p w14:paraId="62EFF2DD" w14:textId="476B1474" w:rsidR="0094456C" w:rsidRPr="00597284" w:rsidRDefault="0094456C" w:rsidP="0094456C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byte </w:t>
      </w:r>
      <w:r w:rsidRPr="00597284">
        <w:rPr>
          <w:b/>
          <w:bCs/>
          <w:color w:val="FF0000"/>
        </w:rPr>
        <w:t>nrf_tx_prep</w:t>
      </w:r>
      <w:r w:rsidRPr="00597284">
        <w:rPr>
          <w:color w:val="FF0000"/>
        </w:rPr>
        <w:t xml:space="preserve"> (char *nome)</w:t>
      </w:r>
    </w:p>
    <w:p w14:paraId="2A44FF0C" w14:textId="4AD24FEE" w:rsidR="0094456C" w:rsidRPr="00597284" w:rsidRDefault="0094456C" w:rsidP="0094456C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Faz todas as preparações para o rádio (FFK0) funcionar como transmissor para o rádio “nome”.</w:t>
      </w:r>
    </w:p>
    <w:p w14:paraId="33F94561" w14:textId="77777777" w:rsidR="0094456C" w:rsidRPr="00597284" w:rsidRDefault="0094456C" w:rsidP="0094456C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 Acerta nome, dynamic payload, etc.</w:t>
      </w:r>
    </w:p>
    <w:p w14:paraId="7CE761CB" w14:textId="77777777" w:rsidR="0094456C" w:rsidRPr="00597284" w:rsidRDefault="0094456C" w:rsidP="0094456C">
      <w:pPr>
        <w:pStyle w:val="PargrafodaLista"/>
        <w:spacing w:after="0"/>
        <w:rPr>
          <w:color w:val="FF0000"/>
        </w:rPr>
      </w:pPr>
    </w:p>
    <w:p w14:paraId="460A722B" w14:textId="24D481A2" w:rsidR="00014698" w:rsidRPr="00597284" w:rsidRDefault="00014698" w:rsidP="00014698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nrf_rx_prep</w:t>
      </w:r>
      <w:r w:rsidRPr="00597284">
        <w:rPr>
          <w:color w:val="FF0000"/>
          <w:lang w:val="en-US"/>
        </w:rPr>
        <w:t xml:space="preserve"> (void)</w:t>
      </w:r>
    </w:p>
    <w:p w14:paraId="084E28CC" w14:textId="77777777" w:rsidR="0094456C" w:rsidRPr="00597284" w:rsidRDefault="00014698" w:rsidP="00014698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Faz todas as preparações para o rádio funcionar como receptor</w:t>
      </w:r>
      <w:r w:rsidR="0094456C" w:rsidRPr="00597284">
        <w:rPr>
          <w:color w:val="FF0000"/>
        </w:rPr>
        <w:t>, sendo o FFK0 o transmissor</w:t>
      </w:r>
      <w:r w:rsidRPr="00597284">
        <w:rPr>
          <w:color w:val="FF0000"/>
        </w:rPr>
        <w:t>.</w:t>
      </w:r>
    </w:p>
    <w:p w14:paraId="097DB96F" w14:textId="3BB0CA50" w:rsidR="00014698" w:rsidRPr="00597284" w:rsidRDefault="00014698" w:rsidP="00014698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 Acerta nome, dynamic payload, etc.</w:t>
      </w:r>
    </w:p>
    <w:p w14:paraId="1D4C3A2C" w14:textId="77777777" w:rsidR="00014698" w:rsidRPr="00597284" w:rsidRDefault="00014698" w:rsidP="00014698">
      <w:pPr>
        <w:pStyle w:val="PargrafodaLista"/>
        <w:spacing w:after="0"/>
        <w:rPr>
          <w:color w:val="FF0000"/>
        </w:rPr>
      </w:pPr>
    </w:p>
    <w:p w14:paraId="1B5B8E07" w14:textId="7BA5D193" w:rsidR="00402984" w:rsidRPr="00597284" w:rsidRDefault="006A27CB" w:rsidP="00402984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>byte</w:t>
      </w:r>
      <w:r w:rsidR="00402984" w:rsidRPr="00597284">
        <w:rPr>
          <w:color w:val="FF0000"/>
          <w:lang w:val="en-US"/>
        </w:rPr>
        <w:t xml:space="preserve"> </w:t>
      </w:r>
      <w:r w:rsidR="00402984" w:rsidRPr="00597284">
        <w:rPr>
          <w:b/>
          <w:bCs/>
          <w:color w:val="FF0000"/>
          <w:lang w:val="en-US"/>
        </w:rPr>
        <w:t>nrf_</w:t>
      </w:r>
      <w:r w:rsidRPr="00597284">
        <w:rPr>
          <w:b/>
          <w:bCs/>
          <w:color w:val="FF0000"/>
          <w:lang w:val="en-US"/>
        </w:rPr>
        <w:t>canal</w:t>
      </w:r>
      <w:r w:rsidR="00402984" w:rsidRPr="00597284">
        <w:rPr>
          <w:color w:val="FF0000"/>
          <w:lang w:val="en-US"/>
        </w:rPr>
        <w:t xml:space="preserve"> (byte </w:t>
      </w:r>
      <w:r w:rsidRPr="00597284">
        <w:rPr>
          <w:color w:val="FF0000"/>
          <w:lang w:val="en-US"/>
        </w:rPr>
        <w:t>canal</w:t>
      </w:r>
      <w:r w:rsidR="00402984" w:rsidRPr="00597284">
        <w:rPr>
          <w:color w:val="FF0000"/>
          <w:lang w:val="en-US"/>
        </w:rPr>
        <w:t>)</w:t>
      </w:r>
    </w:p>
    <w:p w14:paraId="0314B66B" w14:textId="0362B272" w:rsidR="006A27CB" w:rsidRPr="00597284" w:rsidRDefault="00402984" w:rsidP="006A27C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Especificar </w:t>
      </w:r>
      <w:r w:rsidR="006A27CB" w:rsidRPr="00597284">
        <w:rPr>
          <w:color w:val="FF0000"/>
        </w:rPr>
        <w:t>o canal a ser u</w:t>
      </w:r>
      <w:r w:rsidR="009D10A9" w:rsidRPr="00597284">
        <w:rPr>
          <w:color w:val="FF0000"/>
        </w:rPr>
        <w:t>s</w:t>
      </w:r>
      <w:r w:rsidR="006A27CB" w:rsidRPr="00597284">
        <w:rPr>
          <w:color w:val="FF0000"/>
        </w:rPr>
        <w:t>ado. Canal</w:t>
      </w:r>
      <w:r w:rsidRPr="00597284">
        <w:rPr>
          <w:color w:val="FF0000"/>
        </w:rPr>
        <w:t xml:space="preserve"> = 0, 1, 2, </w:t>
      </w:r>
      <w:r w:rsidR="006A27CB" w:rsidRPr="00597284">
        <w:rPr>
          <w:color w:val="FF0000"/>
        </w:rPr>
        <w:t>..., 127</w:t>
      </w:r>
      <w:r w:rsidRPr="00597284">
        <w:rPr>
          <w:color w:val="FF0000"/>
        </w:rPr>
        <w:t>.</w:t>
      </w:r>
      <w:r w:rsidR="006A27CB" w:rsidRPr="00597284">
        <w:rPr>
          <w:color w:val="FF0000"/>
        </w:rPr>
        <w:t xml:space="preserve"> Retorna o Status.</w:t>
      </w:r>
    </w:p>
    <w:p w14:paraId="7839D695" w14:textId="77777777" w:rsidR="006A27CB" w:rsidRPr="00597284" w:rsidRDefault="006A27CB" w:rsidP="006A27CB">
      <w:pPr>
        <w:pStyle w:val="PargrafodaLista"/>
        <w:spacing w:after="0"/>
        <w:rPr>
          <w:color w:val="FF0000"/>
        </w:rPr>
      </w:pPr>
    </w:p>
    <w:p w14:paraId="5DEA060B" w14:textId="3BB41314" w:rsidR="006A27CB" w:rsidRPr="00597284" w:rsidRDefault="006A27CB" w:rsidP="006A27C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nrf_pot</w:t>
      </w:r>
      <w:r w:rsidRPr="00597284">
        <w:rPr>
          <w:color w:val="FF0000"/>
          <w:lang w:val="en-US"/>
        </w:rPr>
        <w:t xml:space="preserve"> (byte pot)</w:t>
      </w:r>
    </w:p>
    <w:p w14:paraId="13EB306E" w14:textId="685D1134" w:rsidR="006A27CB" w:rsidRPr="00597284" w:rsidRDefault="006A27CB" w:rsidP="006A27C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Especificar potência do rádio, pot = 1, 2, 3, ou 4. Decrementa (pot=0,1,2,3) e depois separa os 2 bits menos significativos. Retorna o Status.</w:t>
      </w:r>
    </w:p>
    <w:p w14:paraId="3E766C45" w14:textId="77777777" w:rsidR="006A27CB" w:rsidRPr="00597284" w:rsidRDefault="006A27CB" w:rsidP="006A27CB">
      <w:pPr>
        <w:pStyle w:val="PargrafodaLista"/>
        <w:spacing w:after="0"/>
        <w:rPr>
          <w:color w:val="FF0000"/>
        </w:rPr>
      </w:pPr>
    </w:p>
    <w:p w14:paraId="602464A9" w14:textId="6BE99C0D" w:rsidR="006A27CB" w:rsidRPr="00597284" w:rsidRDefault="006A27CB" w:rsidP="006A27CB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byte </w:t>
      </w:r>
      <w:r w:rsidRPr="00597284">
        <w:rPr>
          <w:b/>
          <w:bCs/>
          <w:color w:val="FF0000"/>
        </w:rPr>
        <w:t>nrf_vel</w:t>
      </w:r>
      <w:r w:rsidRPr="00597284">
        <w:rPr>
          <w:color w:val="FF0000"/>
        </w:rPr>
        <w:t xml:space="preserve"> (byte vel)</w:t>
      </w:r>
    </w:p>
    <w:p w14:paraId="2EAD1861" w14:textId="09FC9F64" w:rsidR="006A27CB" w:rsidRPr="00597284" w:rsidRDefault="006A27CB" w:rsidP="006A27C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Especificar velocidade do rádio, vel = 1, 2, ou 3. Decrementa (vel=0,1,2) e depois separa os 2 bits menos significativos. Retorna o Status </w:t>
      </w:r>
    </w:p>
    <w:p w14:paraId="151D0102" w14:textId="77777777" w:rsidR="00402984" w:rsidRPr="00597284" w:rsidRDefault="00402984" w:rsidP="00EC381E">
      <w:pPr>
        <w:pStyle w:val="PargrafodaLista"/>
        <w:spacing w:after="0"/>
        <w:rPr>
          <w:color w:val="FF0000"/>
        </w:rPr>
      </w:pPr>
    </w:p>
    <w:p w14:paraId="5B2F47CC" w14:textId="4DAC3EAC" w:rsidR="000E164A" w:rsidRPr="00597284" w:rsidRDefault="000E164A" w:rsidP="000E164A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nrf_rx_int_hab</w:t>
      </w:r>
      <w:r w:rsidRPr="00597284">
        <w:rPr>
          <w:color w:val="FF0000"/>
          <w:lang w:val="en-US"/>
        </w:rPr>
        <w:t xml:space="preserve"> (void)</w:t>
      </w:r>
    </w:p>
    <w:p w14:paraId="49F85E99" w14:textId="5851E04F" w:rsidR="00CE4140" w:rsidRPr="00597284" w:rsidRDefault="000E164A" w:rsidP="000E164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Habilitar a interrupção por dado recebido. Faz CONFIG.MASKRX_DR=0</w:t>
      </w:r>
      <w:r w:rsidR="00CE4140" w:rsidRPr="00597284">
        <w:rPr>
          <w:color w:val="FF0000"/>
        </w:rPr>
        <w:t xml:space="preserve"> e EIMSK.INT0=1 (ATmega)</w:t>
      </w:r>
      <w:r w:rsidRPr="00597284">
        <w:rPr>
          <w:color w:val="FF0000"/>
        </w:rPr>
        <w:t>.</w:t>
      </w:r>
    </w:p>
    <w:p w14:paraId="447C95CF" w14:textId="3CB36A0E" w:rsidR="000E164A" w:rsidRPr="00597284" w:rsidRDefault="000E164A" w:rsidP="000E164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lastRenderedPageBreak/>
        <w:t xml:space="preserve"> Assim, interrompe (INT0) se STATUS.RX_DR=1. Retorna STATUS.</w:t>
      </w:r>
    </w:p>
    <w:p w14:paraId="122CC932" w14:textId="77777777" w:rsidR="000E164A" w:rsidRPr="00597284" w:rsidRDefault="000E164A" w:rsidP="00EC381E">
      <w:pPr>
        <w:pStyle w:val="PargrafodaLista"/>
        <w:spacing w:after="0"/>
        <w:rPr>
          <w:color w:val="FF0000"/>
        </w:rPr>
      </w:pPr>
    </w:p>
    <w:p w14:paraId="5C8B75A9" w14:textId="6B821B5F" w:rsidR="000E164A" w:rsidRPr="00597284" w:rsidRDefault="000E164A" w:rsidP="000E164A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nrf_rx_int_desab</w:t>
      </w:r>
      <w:r w:rsidRPr="00597284">
        <w:rPr>
          <w:color w:val="FF0000"/>
          <w:lang w:val="en-US"/>
        </w:rPr>
        <w:t xml:space="preserve"> (void)</w:t>
      </w:r>
    </w:p>
    <w:p w14:paraId="6D2DAEFB" w14:textId="670D3C19" w:rsidR="000E164A" w:rsidRPr="00597284" w:rsidRDefault="000E164A" w:rsidP="000E164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Desabilitar a interrupção por dado recebido. Faz CONFIG.MASK_RX_DR=1. Assim, não interrompe (INT0) se STATUS.RX_DR=1. Retorna STATUS.</w:t>
      </w:r>
    </w:p>
    <w:p w14:paraId="34AF42AC" w14:textId="77777777" w:rsidR="000E164A" w:rsidRPr="00597284" w:rsidRDefault="000E164A" w:rsidP="000E164A">
      <w:pPr>
        <w:pStyle w:val="PargrafodaLista"/>
        <w:spacing w:after="0"/>
        <w:rPr>
          <w:color w:val="FF0000"/>
        </w:rPr>
      </w:pPr>
    </w:p>
    <w:p w14:paraId="429D89EA" w14:textId="2F3F926B" w:rsidR="000E164A" w:rsidRPr="00597284" w:rsidRDefault="000E164A" w:rsidP="000E164A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nrf_tx_int_hab</w:t>
      </w:r>
      <w:r w:rsidRPr="00597284">
        <w:rPr>
          <w:color w:val="FF0000"/>
          <w:lang w:val="en-US"/>
        </w:rPr>
        <w:t xml:space="preserve"> (void)</w:t>
      </w:r>
    </w:p>
    <w:p w14:paraId="1910555D" w14:textId="47F20287" w:rsidR="00CE4140" w:rsidRPr="00597284" w:rsidRDefault="000E164A" w:rsidP="000E164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Habilitar a interrupção por dado transmitido. Faz CONFIG.MASK_TX_DS=0</w:t>
      </w:r>
      <w:r w:rsidR="00CE4140" w:rsidRPr="00597284">
        <w:rPr>
          <w:color w:val="FF0000"/>
        </w:rPr>
        <w:t xml:space="preserve"> e EIMSK.INT0=1 (ATmega).</w:t>
      </w:r>
    </w:p>
    <w:p w14:paraId="30C0B026" w14:textId="2D4A5E4C" w:rsidR="000E164A" w:rsidRPr="00597284" w:rsidRDefault="000E164A" w:rsidP="000E164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Assim, interrompe (INT0) se STATUS.TX_DS=1. Retorna STATUS.</w:t>
      </w:r>
    </w:p>
    <w:p w14:paraId="6B3268FC" w14:textId="77777777" w:rsidR="000E164A" w:rsidRPr="00597284" w:rsidRDefault="000E164A" w:rsidP="000E164A">
      <w:pPr>
        <w:pStyle w:val="PargrafodaLista"/>
        <w:spacing w:after="0"/>
        <w:rPr>
          <w:color w:val="FF0000"/>
        </w:rPr>
      </w:pPr>
    </w:p>
    <w:p w14:paraId="07F27AD2" w14:textId="77777777" w:rsidR="000E164A" w:rsidRPr="00597284" w:rsidRDefault="000E164A" w:rsidP="000E164A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nrf_rx_int_desab</w:t>
      </w:r>
      <w:r w:rsidRPr="00597284">
        <w:rPr>
          <w:color w:val="FF0000"/>
          <w:lang w:val="en-US"/>
        </w:rPr>
        <w:t xml:space="preserve"> (void)</w:t>
      </w:r>
    </w:p>
    <w:p w14:paraId="604087FA" w14:textId="5A412D1E" w:rsidR="000E164A" w:rsidRPr="00597284" w:rsidRDefault="000E164A" w:rsidP="000E164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Desabilitar a interrupção por dado transmitido. Faz CONFIG.MASK_TX_DS=1. Assim, não interrompe (INT0) se STATUS.TX_DS=1. Retorna STATUS.</w:t>
      </w:r>
    </w:p>
    <w:p w14:paraId="6481BD1A" w14:textId="77777777" w:rsidR="000E164A" w:rsidRPr="00597284" w:rsidRDefault="000E164A" w:rsidP="000E164A">
      <w:pPr>
        <w:pStyle w:val="PargrafodaLista"/>
        <w:spacing w:after="0"/>
        <w:rPr>
          <w:color w:val="FF0000"/>
        </w:rPr>
      </w:pPr>
    </w:p>
    <w:p w14:paraId="76A138DD" w14:textId="32A3F6C1" w:rsidR="000E164A" w:rsidRPr="00597284" w:rsidRDefault="000E164A" w:rsidP="000E164A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nrf_mrt_int_hab</w:t>
      </w:r>
      <w:r w:rsidRPr="00597284">
        <w:rPr>
          <w:color w:val="FF0000"/>
          <w:lang w:val="en-US"/>
        </w:rPr>
        <w:t xml:space="preserve"> (void)</w:t>
      </w:r>
    </w:p>
    <w:p w14:paraId="220F5C0B" w14:textId="2E983458" w:rsidR="000E164A" w:rsidRPr="00597284" w:rsidRDefault="000E164A" w:rsidP="000E164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Habilitar a interrupção por dado transmitido. Faz CONFIG.MASK_MAX_RT=0. Assim, interrompe (INT0) se STATUS.MAX_RT=1. Retorna STATUS.</w:t>
      </w:r>
    </w:p>
    <w:p w14:paraId="424AC446" w14:textId="77777777" w:rsidR="000E164A" w:rsidRPr="00597284" w:rsidRDefault="000E164A" w:rsidP="000E164A">
      <w:pPr>
        <w:pStyle w:val="PargrafodaLista"/>
        <w:spacing w:after="0"/>
        <w:rPr>
          <w:color w:val="FF0000"/>
        </w:rPr>
      </w:pPr>
    </w:p>
    <w:p w14:paraId="495886B3" w14:textId="1C29AB9B" w:rsidR="000E164A" w:rsidRPr="00597284" w:rsidRDefault="000E164A" w:rsidP="000E164A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nrf_</w:t>
      </w:r>
      <w:r w:rsidR="00C51E39" w:rsidRPr="00597284">
        <w:rPr>
          <w:b/>
          <w:bCs/>
          <w:color w:val="FF0000"/>
          <w:lang w:val="en-US"/>
        </w:rPr>
        <w:t>mrt</w:t>
      </w:r>
      <w:r w:rsidRPr="00597284">
        <w:rPr>
          <w:b/>
          <w:bCs/>
          <w:color w:val="FF0000"/>
          <w:lang w:val="en-US"/>
        </w:rPr>
        <w:t>_int_desab</w:t>
      </w:r>
      <w:r w:rsidRPr="00597284">
        <w:rPr>
          <w:color w:val="FF0000"/>
          <w:lang w:val="en-US"/>
        </w:rPr>
        <w:t xml:space="preserve"> (void)</w:t>
      </w:r>
    </w:p>
    <w:p w14:paraId="70739FB0" w14:textId="4FE47826" w:rsidR="00CE4140" w:rsidRPr="00597284" w:rsidRDefault="000E164A" w:rsidP="000E164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Desabilitar a interrupção por </w:t>
      </w:r>
      <w:r w:rsidR="00CE4140" w:rsidRPr="00597284">
        <w:rPr>
          <w:color w:val="FF0000"/>
        </w:rPr>
        <w:t>atingir o máximo de retransmissões</w:t>
      </w:r>
      <w:r w:rsidRPr="00597284">
        <w:rPr>
          <w:color w:val="FF0000"/>
        </w:rPr>
        <w:t>. Faz CONFIG.MASK_MAX_RT=1</w:t>
      </w:r>
      <w:r w:rsidR="00CE4140" w:rsidRPr="00597284">
        <w:rPr>
          <w:color w:val="FF0000"/>
        </w:rPr>
        <w:t xml:space="preserve"> e EIMSK.INT0=1 (ATmega)</w:t>
      </w:r>
      <w:r w:rsidRPr="00597284">
        <w:rPr>
          <w:color w:val="FF0000"/>
        </w:rPr>
        <w:t>.</w:t>
      </w:r>
    </w:p>
    <w:p w14:paraId="10E48F7C" w14:textId="1EC22278" w:rsidR="000E164A" w:rsidRPr="00597284" w:rsidRDefault="000E164A" w:rsidP="000E164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Assim, não interrompe (INT0) se STATUS.MAX_RT=1. Retorna STATUS.</w:t>
      </w:r>
    </w:p>
    <w:p w14:paraId="40291354" w14:textId="77777777" w:rsidR="000E164A" w:rsidRPr="00597284" w:rsidRDefault="000E164A" w:rsidP="00EC381E">
      <w:pPr>
        <w:pStyle w:val="PargrafodaLista"/>
        <w:spacing w:after="0"/>
        <w:rPr>
          <w:color w:val="FF0000"/>
        </w:rPr>
      </w:pPr>
    </w:p>
    <w:p w14:paraId="6FD03305" w14:textId="19A862D5" w:rsidR="000B40F6" w:rsidRPr="00597284" w:rsidRDefault="000B40F6" w:rsidP="000B40F6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nrf_config</w:t>
      </w:r>
      <w:r w:rsidRPr="00597284">
        <w:rPr>
          <w:color w:val="FF0000"/>
          <w:lang w:val="en-US"/>
        </w:rPr>
        <w:t xml:space="preserve"> (void)</w:t>
      </w:r>
    </w:p>
    <w:p w14:paraId="6B1880CE" w14:textId="4CDB4768" w:rsidR="00CC4EEE" w:rsidRPr="00597284" w:rsidRDefault="00D24AA6" w:rsidP="00CC4EEE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Configuração inicial do NRF24L01</w:t>
      </w:r>
      <w:r w:rsidR="00CC4EEE" w:rsidRPr="00597284">
        <w:rPr>
          <w:color w:val="FF0000"/>
        </w:rPr>
        <w:t>. Canal 0x4C. Configura até 15 retransmissões e 1,5 mseg entre cada uma. Habilita auto ack em todas as pipes.</w:t>
      </w:r>
    </w:p>
    <w:p w14:paraId="134F37A0" w14:textId="52E8A4D9" w:rsidR="00CC4EEE" w:rsidRPr="00597284" w:rsidRDefault="00CC4EEE" w:rsidP="00CC4EEE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Endereço com 5 bytes e todas as pipes com 32 bytes de payload. Habilita CRC de 2 bytes.</w:t>
      </w:r>
    </w:p>
    <w:p w14:paraId="06014EF8" w14:textId="77777777" w:rsidR="00D24AA6" w:rsidRPr="00597284" w:rsidRDefault="00D24AA6" w:rsidP="00D24AA6">
      <w:pPr>
        <w:spacing w:after="0"/>
        <w:rPr>
          <w:rFonts w:ascii="Arial" w:hAnsi="Arial" w:cs="Arial"/>
          <w:color w:val="FF0000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583"/>
        <w:gridCol w:w="6300"/>
        <w:gridCol w:w="5944"/>
      </w:tblGrid>
      <w:tr w:rsidR="00597284" w:rsidRPr="00597284" w14:paraId="1D916919" w14:textId="77777777" w:rsidTr="00CC4EEE">
        <w:trPr>
          <w:jc w:val="center"/>
        </w:trPr>
        <w:tc>
          <w:tcPr>
            <w:tcW w:w="1583" w:type="dxa"/>
            <w:vMerge w:val="restart"/>
            <w:vAlign w:val="center"/>
          </w:tcPr>
          <w:p w14:paraId="7B3F410E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04</w:t>
            </w:r>
          </w:p>
          <w:p w14:paraId="44AFA26F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SETUP_RETR</w:t>
            </w:r>
          </w:p>
        </w:tc>
        <w:tc>
          <w:tcPr>
            <w:tcW w:w="6300" w:type="dxa"/>
            <w:shd w:val="clear" w:color="auto" w:fill="D9D9D9" w:themeFill="background1" w:themeFillShade="D9"/>
            <w:vAlign w:val="center"/>
          </w:tcPr>
          <w:p w14:paraId="20F748FA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ARD</w:t>
            </w:r>
          </w:p>
        </w:tc>
        <w:tc>
          <w:tcPr>
            <w:tcW w:w="5944" w:type="dxa"/>
            <w:shd w:val="clear" w:color="auto" w:fill="D9D9D9" w:themeFill="background1" w:themeFillShade="D9"/>
            <w:vAlign w:val="center"/>
          </w:tcPr>
          <w:p w14:paraId="49B771B1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ARC</w:t>
            </w:r>
          </w:p>
        </w:tc>
      </w:tr>
      <w:tr w:rsidR="00597284" w:rsidRPr="00597284" w14:paraId="778D5708" w14:textId="77777777" w:rsidTr="00CC4EEE">
        <w:trPr>
          <w:jc w:val="center"/>
        </w:trPr>
        <w:tc>
          <w:tcPr>
            <w:tcW w:w="1583" w:type="dxa"/>
            <w:vMerge/>
            <w:vAlign w:val="center"/>
          </w:tcPr>
          <w:p w14:paraId="6E7996BB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6300" w:type="dxa"/>
            <w:tcBorders>
              <w:bottom w:val="single" w:sz="4" w:space="0" w:color="auto"/>
            </w:tcBorders>
            <w:vAlign w:val="center"/>
          </w:tcPr>
          <w:p w14:paraId="49987C0B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5</w:t>
            </w:r>
          </w:p>
        </w:tc>
        <w:tc>
          <w:tcPr>
            <w:tcW w:w="5944" w:type="dxa"/>
            <w:tcBorders>
              <w:bottom w:val="single" w:sz="4" w:space="0" w:color="auto"/>
            </w:tcBorders>
            <w:vAlign w:val="center"/>
          </w:tcPr>
          <w:p w14:paraId="79DB926D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15</w:t>
            </w:r>
          </w:p>
        </w:tc>
      </w:tr>
    </w:tbl>
    <w:p w14:paraId="68A9732E" w14:textId="0450BC6E" w:rsidR="00D24AA6" w:rsidRPr="00597284" w:rsidRDefault="00D24AA6" w:rsidP="00D24AA6">
      <w:pPr>
        <w:spacing w:after="0"/>
        <w:jc w:val="center"/>
        <w:rPr>
          <w:color w:val="FF0000"/>
        </w:rPr>
      </w:pPr>
      <w:r w:rsidRPr="00597284">
        <w:rPr>
          <w:color w:val="FF0000"/>
        </w:rPr>
        <w:t xml:space="preserve">ARD = 5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1.500 </w:t>
      </w:r>
      <w:r w:rsidRPr="00597284">
        <w:rPr>
          <w:rFonts w:cstheme="minorHAnsi"/>
          <w:color w:val="FF0000"/>
        </w:rPr>
        <w:t>µ</w:t>
      </w:r>
      <w:r w:rsidRPr="00597284">
        <w:rPr>
          <w:color w:val="FF0000"/>
        </w:rPr>
        <w:t>seg entre as retransmissões</w:t>
      </w:r>
      <w:r w:rsidRPr="00597284">
        <w:rPr>
          <w:color w:val="FF0000"/>
        </w:rPr>
        <w:tab/>
      </w:r>
      <w:r w:rsidRPr="00597284">
        <w:rPr>
          <w:color w:val="FF0000"/>
        </w:rPr>
        <w:tab/>
      </w:r>
      <w:r w:rsidRPr="00597284">
        <w:rPr>
          <w:color w:val="FF0000"/>
        </w:rPr>
        <w:tab/>
      </w:r>
      <w:r w:rsidRPr="00597284">
        <w:rPr>
          <w:color w:val="FF0000"/>
        </w:rPr>
        <w:tab/>
      </w:r>
      <w:r w:rsidRPr="00597284">
        <w:rPr>
          <w:color w:val="FF0000"/>
        </w:rPr>
        <w:tab/>
      </w:r>
      <w:r w:rsidRPr="00597284">
        <w:rPr>
          <w:color w:val="FF0000"/>
        </w:rPr>
        <w:tab/>
        <w:t xml:space="preserve">ARC = 15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15 retransmissões</w:t>
      </w:r>
    </w:p>
    <w:p w14:paraId="74D58AC7" w14:textId="77777777" w:rsidR="00D24AA6" w:rsidRPr="00597284" w:rsidRDefault="00D24AA6" w:rsidP="00D24AA6">
      <w:pPr>
        <w:spacing w:after="0"/>
        <w:rPr>
          <w:color w:val="FF0000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583"/>
        <w:gridCol w:w="1483"/>
        <w:gridCol w:w="1572"/>
        <w:gridCol w:w="1539"/>
        <w:gridCol w:w="1706"/>
        <w:gridCol w:w="1494"/>
        <w:gridCol w:w="2878"/>
        <w:gridCol w:w="1572"/>
      </w:tblGrid>
      <w:tr w:rsidR="00597284" w:rsidRPr="00597284" w14:paraId="61974944" w14:textId="77777777" w:rsidTr="00CC4EEE">
        <w:trPr>
          <w:jc w:val="center"/>
        </w:trPr>
        <w:tc>
          <w:tcPr>
            <w:tcW w:w="1583" w:type="dxa"/>
            <w:vMerge w:val="restart"/>
            <w:vAlign w:val="center"/>
          </w:tcPr>
          <w:p w14:paraId="47B48CE5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06</w:t>
            </w:r>
          </w:p>
          <w:p w14:paraId="748DF738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RF_SETUP</w:t>
            </w:r>
          </w:p>
        </w:tc>
        <w:tc>
          <w:tcPr>
            <w:tcW w:w="1483" w:type="dxa"/>
            <w:shd w:val="clear" w:color="auto" w:fill="D9D9D9" w:themeFill="background1" w:themeFillShade="D9"/>
            <w:vAlign w:val="center"/>
          </w:tcPr>
          <w:p w14:paraId="05520ADF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CONT_WAVE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3777B34D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39" w:type="dxa"/>
            <w:shd w:val="clear" w:color="auto" w:fill="D9D9D9" w:themeFill="background1" w:themeFillShade="D9"/>
            <w:vAlign w:val="center"/>
          </w:tcPr>
          <w:p w14:paraId="062663D9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RF_DR_LOW</w:t>
            </w:r>
          </w:p>
        </w:tc>
        <w:tc>
          <w:tcPr>
            <w:tcW w:w="1706" w:type="dxa"/>
            <w:shd w:val="clear" w:color="auto" w:fill="D9D9D9" w:themeFill="background1" w:themeFillShade="D9"/>
            <w:vAlign w:val="center"/>
          </w:tcPr>
          <w:p w14:paraId="09D12B44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PLL_LOCK</w:t>
            </w:r>
          </w:p>
        </w:tc>
        <w:tc>
          <w:tcPr>
            <w:tcW w:w="1494" w:type="dxa"/>
            <w:shd w:val="clear" w:color="auto" w:fill="D9D9D9" w:themeFill="background1" w:themeFillShade="D9"/>
            <w:vAlign w:val="center"/>
          </w:tcPr>
          <w:p w14:paraId="3875825B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RF_DR_HIGH</w:t>
            </w:r>
          </w:p>
        </w:tc>
        <w:tc>
          <w:tcPr>
            <w:tcW w:w="2878" w:type="dxa"/>
            <w:shd w:val="clear" w:color="auto" w:fill="D9D9D9" w:themeFill="background1" w:themeFillShade="D9"/>
            <w:vAlign w:val="center"/>
          </w:tcPr>
          <w:p w14:paraId="0F16AECF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RF_PWR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743CF531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X</w:t>
            </w:r>
          </w:p>
        </w:tc>
      </w:tr>
      <w:tr w:rsidR="00597284" w:rsidRPr="00597284" w14:paraId="3003DC54" w14:textId="77777777" w:rsidTr="00CC4EEE">
        <w:trPr>
          <w:jc w:val="center"/>
        </w:trPr>
        <w:tc>
          <w:tcPr>
            <w:tcW w:w="1583" w:type="dxa"/>
            <w:vMerge/>
            <w:vAlign w:val="center"/>
          </w:tcPr>
          <w:p w14:paraId="03E2A846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483" w:type="dxa"/>
            <w:tcBorders>
              <w:bottom w:val="single" w:sz="4" w:space="0" w:color="auto"/>
            </w:tcBorders>
            <w:vAlign w:val="center"/>
          </w:tcPr>
          <w:p w14:paraId="295E2E7E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14:paraId="1D2A5FEF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39" w:type="dxa"/>
            <w:tcBorders>
              <w:bottom w:val="single" w:sz="4" w:space="0" w:color="auto"/>
            </w:tcBorders>
            <w:vAlign w:val="center"/>
          </w:tcPr>
          <w:p w14:paraId="7DAF0439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706" w:type="dxa"/>
            <w:tcBorders>
              <w:bottom w:val="single" w:sz="4" w:space="0" w:color="auto"/>
            </w:tcBorders>
            <w:vAlign w:val="center"/>
          </w:tcPr>
          <w:p w14:paraId="3E420BF3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494" w:type="dxa"/>
            <w:tcBorders>
              <w:bottom w:val="single" w:sz="4" w:space="0" w:color="auto"/>
            </w:tcBorders>
            <w:vAlign w:val="center"/>
          </w:tcPr>
          <w:p w14:paraId="06D12BE4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2878" w:type="dxa"/>
            <w:tcBorders>
              <w:bottom w:val="single" w:sz="4" w:space="0" w:color="auto"/>
            </w:tcBorders>
            <w:vAlign w:val="center"/>
          </w:tcPr>
          <w:p w14:paraId="218D8FAA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14:paraId="4ECD2B53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X</w:t>
            </w:r>
          </w:p>
        </w:tc>
      </w:tr>
    </w:tbl>
    <w:p w14:paraId="1F285FCE" w14:textId="77777777" w:rsidR="00D24AA6" w:rsidRPr="00597284" w:rsidRDefault="00D24AA6" w:rsidP="00D24AA6">
      <w:pPr>
        <w:spacing w:after="0"/>
        <w:jc w:val="center"/>
        <w:rPr>
          <w:color w:val="FF0000"/>
          <w:lang w:val="en-US"/>
        </w:rPr>
      </w:pPr>
      <w:r w:rsidRPr="00597284">
        <w:rPr>
          <w:color w:val="FF0000"/>
          <w:lang w:val="en-US"/>
        </w:rPr>
        <w:t>CONT_WAVE=0</w:t>
      </w:r>
      <w:r w:rsidRPr="00597284">
        <w:rPr>
          <w:color w:val="FF0000"/>
          <w:lang w:val="en-US"/>
        </w:rPr>
        <w:tab/>
        <w:t xml:space="preserve"> </w:t>
      </w:r>
      <w:r w:rsidRPr="00597284">
        <w:rPr>
          <w:color w:val="FF0000"/>
          <w:lang w:val="en-US"/>
        </w:rPr>
        <w:sym w:font="Wingdings" w:char="F0E0"/>
      </w:r>
      <w:r w:rsidRPr="00597284">
        <w:rPr>
          <w:color w:val="FF0000"/>
          <w:lang w:val="en-US"/>
        </w:rPr>
        <w:t xml:space="preserve"> Carrier contínuo</w:t>
      </w:r>
      <w:r w:rsidRPr="00597284">
        <w:rPr>
          <w:color w:val="FF0000"/>
          <w:lang w:val="en-US"/>
        </w:rPr>
        <w:tab/>
      </w:r>
      <w:r w:rsidRPr="00597284">
        <w:rPr>
          <w:color w:val="FF0000"/>
          <w:lang w:val="en-US"/>
        </w:rPr>
        <w:tab/>
      </w:r>
      <w:r w:rsidRPr="00597284">
        <w:rPr>
          <w:color w:val="FF0000"/>
          <w:lang w:val="en-US"/>
        </w:rPr>
        <w:tab/>
        <w:t xml:space="preserve">RF_DR_LOW |RF_DR_HIGH=00 </w:t>
      </w:r>
      <w:r w:rsidRPr="00597284">
        <w:rPr>
          <w:color w:val="FF0000"/>
          <w:lang w:val="en-US"/>
        </w:rPr>
        <w:sym w:font="Wingdings" w:char="F0E0"/>
      </w:r>
      <w:r w:rsidRPr="00597284">
        <w:rPr>
          <w:color w:val="FF0000"/>
          <w:lang w:val="en-US"/>
        </w:rPr>
        <w:t xml:space="preserve"> 1Mbps</w:t>
      </w:r>
      <w:r w:rsidRPr="00597284">
        <w:rPr>
          <w:color w:val="FF0000"/>
          <w:lang w:val="en-US"/>
        </w:rPr>
        <w:tab/>
      </w:r>
      <w:r w:rsidRPr="00597284">
        <w:rPr>
          <w:color w:val="FF0000"/>
          <w:lang w:val="en-US"/>
        </w:rPr>
        <w:tab/>
        <w:t xml:space="preserve">RF_PWR=0 </w:t>
      </w:r>
      <w:r w:rsidRPr="00597284">
        <w:rPr>
          <w:color w:val="FF0000"/>
          <w:lang w:val="en-US"/>
        </w:rPr>
        <w:sym w:font="Wingdings" w:char="F0E0"/>
      </w:r>
      <w:r w:rsidRPr="00597284">
        <w:rPr>
          <w:color w:val="FF0000"/>
          <w:lang w:val="en-US"/>
        </w:rPr>
        <w:t xml:space="preserve"> -18dBm</w:t>
      </w:r>
    </w:p>
    <w:p w14:paraId="6AF01AC7" w14:textId="77777777" w:rsidR="00D24AA6" w:rsidRPr="00597284" w:rsidRDefault="00D24AA6" w:rsidP="00D24AA6">
      <w:pPr>
        <w:spacing w:after="0"/>
        <w:rPr>
          <w:color w:val="FF0000"/>
          <w:lang w:val="en-US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583"/>
        <w:gridCol w:w="1483"/>
        <w:gridCol w:w="10761"/>
      </w:tblGrid>
      <w:tr w:rsidR="00597284" w:rsidRPr="00597284" w14:paraId="6E5716FC" w14:textId="77777777" w:rsidTr="00CC4EEE">
        <w:trPr>
          <w:jc w:val="center"/>
        </w:trPr>
        <w:tc>
          <w:tcPr>
            <w:tcW w:w="1583" w:type="dxa"/>
            <w:vMerge w:val="restart"/>
            <w:vAlign w:val="center"/>
          </w:tcPr>
          <w:p w14:paraId="0B85EF30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05</w:t>
            </w:r>
          </w:p>
          <w:p w14:paraId="2C35AD80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lastRenderedPageBreak/>
              <w:t>RF_CH</w:t>
            </w:r>
          </w:p>
        </w:tc>
        <w:tc>
          <w:tcPr>
            <w:tcW w:w="1483" w:type="dxa"/>
            <w:shd w:val="clear" w:color="auto" w:fill="D9D9D9" w:themeFill="background1" w:themeFillShade="D9"/>
            <w:vAlign w:val="center"/>
          </w:tcPr>
          <w:p w14:paraId="224DCFA8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lastRenderedPageBreak/>
              <w:t>-</w:t>
            </w:r>
          </w:p>
        </w:tc>
        <w:tc>
          <w:tcPr>
            <w:tcW w:w="10761" w:type="dxa"/>
            <w:shd w:val="clear" w:color="auto" w:fill="D9D9D9" w:themeFill="background1" w:themeFillShade="D9"/>
            <w:vAlign w:val="center"/>
          </w:tcPr>
          <w:p w14:paraId="1E2436CD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RF_CH</w:t>
            </w:r>
          </w:p>
        </w:tc>
      </w:tr>
      <w:tr w:rsidR="00597284" w:rsidRPr="00597284" w14:paraId="3B96954A" w14:textId="77777777" w:rsidTr="00CC4EEE">
        <w:trPr>
          <w:jc w:val="center"/>
        </w:trPr>
        <w:tc>
          <w:tcPr>
            <w:tcW w:w="1583" w:type="dxa"/>
            <w:vMerge/>
            <w:vAlign w:val="center"/>
          </w:tcPr>
          <w:p w14:paraId="1E19AA73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483" w:type="dxa"/>
            <w:tcBorders>
              <w:bottom w:val="single" w:sz="4" w:space="0" w:color="auto"/>
            </w:tcBorders>
            <w:vAlign w:val="center"/>
          </w:tcPr>
          <w:p w14:paraId="59ACBCA4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761" w:type="dxa"/>
            <w:tcBorders>
              <w:bottom w:val="single" w:sz="4" w:space="0" w:color="auto"/>
            </w:tcBorders>
            <w:vAlign w:val="center"/>
          </w:tcPr>
          <w:p w14:paraId="52CDC8A0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0x4C</w:t>
            </w:r>
          </w:p>
        </w:tc>
      </w:tr>
    </w:tbl>
    <w:p w14:paraId="1AEA18B1" w14:textId="77777777" w:rsidR="00D24AA6" w:rsidRPr="00597284" w:rsidRDefault="00D24AA6" w:rsidP="00D24AA6">
      <w:pPr>
        <w:spacing w:after="0"/>
        <w:jc w:val="center"/>
        <w:rPr>
          <w:color w:val="FF0000"/>
        </w:rPr>
      </w:pPr>
      <w:r w:rsidRPr="00597284">
        <w:rPr>
          <w:color w:val="FF0000"/>
        </w:rPr>
        <w:t xml:space="preserve">RF_CH = 0x4C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Escolha do canal</w:t>
      </w:r>
    </w:p>
    <w:p w14:paraId="4D559B71" w14:textId="4A5985B7" w:rsidR="00D24AA6" w:rsidRPr="00597284" w:rsidRDefault="00D24AA6" w:rsidP="00D24AA6">
      <w:pPr>
        <w:spacing w:after="0"/>
        <w:rPr>
          <w:rFonts w:ascii="Arial" w:hAnsi="Arial" w:cs="Arial"/>
          <w:color w:val="FF0000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583"/>
        <w:gridCol w:w="1483"/>
        <w:gridCol w:w="1572"/>
        <w:gridCol w:w="1539"/>
        <w:gridCol w:w="1706"/>
        <w:gridCol w:w="1494"/>
        <w:gridCol w:w="1328"/>
        <w:gridCol w:w="1550"/>
        <w:gridCol w:w="1572"/>
      </w:tblGrid>
      <w:tr w:rsidR="00597284" w:rsidRPr="00597284" w14:paraId="06715815" w14:textId="77777777" w:rsidTr="00CC4EEE">
        <w:trPr>
          <w:jc w:val="center"/>
        </w:trPr>
        <w:tc>
          <w:tcPr>
            <w:tcW w:w="1583" w:type="dxa"/>
            <w:vMerge w:val="restart"/>
            <w:vAlign w:val="center"/>
          </w:tcPr>
          <w:p w14:paraId="2327FB87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01</w:t>
            </w:r>
          </w:p>
          <w:p w14:paraId="4FE93F29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EN_AA</w:t>
            </w:r>
          </w:p>
        </w:tc>
        <w:tc>
          <w:tcPr>
            <w:tcW w:w="1483" w:type="dxa"/>
            <w:shd w:val="clear" w:color="auto" w:fill="D9D9D9" w:themeFill="background1" w:themeFillShade="D9"/>
            <w:vAlign w:val="center"/>
          </w:tcPr>
          <w:p w14:paraId="4228EEEC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3762A435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39" w:type="dxa"/>
            <w:shd w:val="clear" w:color="auto" w:fill="D9D9D9" w:themeFill="background1" w:themeFillShade="D9"/>
            <w:vAlign w:val="center"/>
          </w:tcPr>
          <w:p w14:paraId="5E42623D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ENAA_P5</w:t>
            </w:r>
          </w:p>
        </w:tc>
        <w:tc>
          <w:tcPr>
            <w:tcW w:w="1706" w:type="dxa"/>
            <w:shd w:val="clear" w:color="auto" w:fill="D9D9D9" w:themeFill="background1" w:themeFillShade="D9"/>
            <w:vAlign w:val="center"/>
          </w:tcPr>
          <w:p w14:paraId="33BFA7F6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ENAA_P4</w:t>
            </w:r>
          </w:p>
        </w:tc>
        <w:tc>
          <w:tcPr>
            <w:tcW w:w="1494" w:type="dxa"/>
            <w:shd w:val="clear" w:color="auto" w:fill="D9D9D9" w:themeFill="background1" w:themeFillShade="D9"/>
            <w:vAlign w:val="center"/>
          </w:tcPr>
          <w:p w14:paraId="5A9B4E20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ENAA_P3</w:t>
            </w:r>
          </w:p>
        </w:tc>
        <w:tc>
          <w:tcPr>
            <w:tcW w:w="1328" w:type="dxa"/>
            <w:shd w:val="clear" w:color="auto" w:fill="D9D9D9" w:themeFill="background1" w:themeFillShade="D9"/>
            <w:vAlign w:val="center"/>
          </w:tcPr>
          <w:p w14:paraId="1310FF97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ENAA_P2</w:t>
            </w:r>
          </w:p>
        </w:tc>
        <w:tc>
          <w:tcPr>
            <w:tcW w:w="1550" w:type="dxa"/>
            <w:shd w:val="clear" w:color="auto" w:fill="D9D9D9" w:themeFill="background1" w:themeFillShade="D9"/>
            <w:vAlign w:val="center"/>
          </w:tcPr>
          <w:p w14:paraId="0E29EECB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ENAA_P1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79BA984A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ENAA_P0</w:t>
            </w:r>
          </w:p>
        </w:tc>
      </w:tr>
      <w:tr w:rsidR="00597284" w:rsidRPr="00597284" w14:paraId="30728BF7" w14:textId="77777777" w:rsidTr="00CC4EEE">
        <w:trPr>
          <w:jc w:val="center"/>
        </w:trPr>
        <w:tc>
          <w:tcPr>
            <w:tcW w:w="1583" w:type="dxa"/>
            <w:vMerge/>
            <w:vAlign w:val="center"/>
          </w:tcPr>
          <w:p w14:paraId="454CC138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483" w:type="dxa"/>
            <w:tcBorders>
              <w:bottom w:val="single" w:sz="4" w:space="0" w:color="auto"/>
            </w:tcBorders>
            <w:vAlign w:val="center"/>
          </w:tcPr>
          <w:p w14:paraId="2C9D65E6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14:paraId="2D5AF941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39" w:type="dxa"/>
            <w:tcBorders>
              <w:bottom w:val="single" w:sz="4" w:space="0" w:color="auto"/>
            </w:tcBorders>
            <w:vAlign w:val="center"/>
          </w:tcPr>
          <w:p w14:paraId="1618FE25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1706" w:type="dxa"/>
            <w:tcBorders>
              <w:bottom w:val="single" w:sz="4" w:space="0" w:color="auto"/>
            </w:tcBorders>
            <w:vAlign w:val="center"/>
          </w:tcPr>
          <w:p w14:paraId="57DA8883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1494" w:type="dxa"/>
            <w:tcBorders>
              <w:bottom w:val="single" w:sz="4" w:space="0" w:color="auto"/>
            </w:tcBorders>
            <w:vAlign w:val="center"/>
          </w:tcPr>
          <w:p w14:paraId="75B3F6D5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1328" w:type="dxa"/>
            <w:tcBorders>
              <w:bottom w:val="single" w:sz="4" w:space="0" w:color="auto"/>
            </w:tcBorders>
            <w:vAlign w:val="center"/>
          </w:tcPr>
          <w:p w14:paraId="14114324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1550" w:type="dxa"/>
            <w:tcBorders>
              <w:bottom w:val="single" w:sz="4" w:space="0" w:color="auto"/>
            </w:tcBorders>
            <w:vAlign w:val="center"/>
          </w:tcPr>
          <w:p w14:paraId="754975FF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14:paraId="1E40A123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</w:tr>
    </w:tbl>
    <w:p w14:paraId="35704AD0" w14:textId="77777777" w:rsidR="00D24AA6" w:rsidRPr="00597284" w:rsidRDefault="00D24AA6" w:rsidP="00D24AA6">
      <w:pPr>
        <w:spacing w:after="0"/>
        <w:jc w:val="center"/>
        <w:rPr>
          <w:color w:val="FF0000"/>
        </w:rPr>
      </w:pPr>
      <w:r w:rsidRPr="00597284">
        <w:rPr>
          <w:color w:val="FF0000"/>
        </w:rPr>
        <w:t xml:space="preserve">EN_AA = 0x3F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Habilita autorresposta em todos os pipes</w:t>
      </w:r>
    </w:p>
    <w:p w14:paraId="70097037" w14:textId="77777777" w:rsidR="00D24AA6" w:rsidRPr="00597284" w:rsidRDefault="00D24AA6" w:rsidP="00D24AA6">
      <w:pPr>
        <w:spacing w:after="0"/>
        <w:rPr>
          <w:color w:val="FF0000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583"/>
        <w:gridCol w:w="1483"/>
        <w:gridCol w:w="1572"/>
        <w:gridCol w:w="1539"/>
        <w:gridCol w:w="1706"/>
        <w:gridCol w:w="1494"/>
        <w:gridCol w:w="1328"/>
        <w:gridCol w:w="3122"/>
      </w:tblGrid>
      <w:tr w:rsidR="00597284" w:rsidRPr="00597284" w14:paraId="6FD7D027" w14:textId="77777777" w:rsidTr="00CC4EEE">
        <w:trPr>
          <w:jc w:val="center"/>
        </w:trPr>
        <w:tc>
          <w:tcPr>
            <w:tcW w:w="1583" w:type="dxa"/>
            <w:vMerge w:val="restart"/>
            <w:vAlign w:val="center"/>
          </w:tcPr>
          <w:p w14:paraId="3522DDA0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03</w:t>
            </w:r>
          </w:p>
          <w:p w14:paraId="159D0F7B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SETUP_AW</w:t>
            </w:r>
          </w:p>
        </w:tc>
        <w:tc>
          <w:tcPr>
            <w:tcW w:w="1483" w:type="dxa"/>
            <w:shd w:val="clear" w:color="auto" w:fill="D9D9D9" w:themeFill="background1" w:themeFillShade="D9"/>
            <w:vAlign w:val="center"/>
          </w:tcPr>
          <w:p w14:paraId="456798AE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3259317D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39" w:type="dxa"/>
            <w:shd w:val="clear" w:color="auto" w:fill="D9D9D9" w:themeFill="background1" w:themeFillShade="D9"/>
            <w:vAlign w:val="center"/>
          </w:tcPr>
          <w:p w14:paraId="22CC5FEE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706" w:type="dxa"/>
            <w:shd w:val="clear" w:color="auto" w:fill="D9D9D9" w:themeFill="background1" w:themeFillShade="D9"/>
            <w:vAlign w:val="center"/>
          </w:tcPr>
          <w:p w14:paraId="1588E6EF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494" w:type="dxa"/>
            <w:shd w:val="clear" w:color="auto" w:fill="D9D9D9" w:themeFill="background1" w:themeFillShade="D9"/>
            <w:vAlign w:val="center"/>
          </w:tcPr>
          <w:p w14:paraId="40101E83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328" w:type="dxa"/>
            <w:shd w:val="clear" w:color="auto" w:fill="D9D9D9" w:themeFill="background1" w:themeFillShade="D9"/>
            <w:vAlign w:val="center"/>
          </w:tcPr>
          <w:p w14:paraId="456F7090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3122" w:type="dxa"/>
            <w:shd w:val="clear" w:color="auto" w:fill="D9D9D9" w:themeFill="background1" w:themeFillShade="D9"/>
            <w:vAlign w:val="center"/>
          </w:tcPr>
          <w:p w14:paraId="5F3E3082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AW</w:t>
            </w:r>
          </w:p>
        </w:tc>
      </w:tr>
      <w:tr w:rsidR="00597284" w:rsidRPr="00597284" w14:paraId="47E1725F" w14:textId="77777777" w:rsidTr="00CC4EEE">
        <w:trPr>
          <w:jc w:val="center"/>
        </w:trPr>
        <w:tc>
          <w:tcPr>
            <w:tcW w:w="1583" w:type="dxa"/>
            <w:vMerge/>
            <w:vAlign w:val="center"/>
          </w:tcPr>
          <w:p w14:paraId="45595BB5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483" w:type="dxa"/>
            <w:tcBorders>
              <w:bottom w:val="single" w:sz="4" w:space="0" w:color="auto"/>
            </w:tcBorders>
            <w:vAlign w:val="center"/>
          </w:tcPr>
          <w:p w14:paraId="10200C31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14:paraId="38807AAF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39" w:type="dxa"/>
            <w:tcBorders>
              <w:bottom w:val="single" w:sz="4" w:space="0" w:color="auto"/>
            </w:tcBorders>
            <w:vAlign w:val="center"/>
          </w:tcPr>
          <w:p w14:paraId="33EF5EF8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706" w:type="dxa"/>
            <w:tcBorders>
              <w:bottom w:val="single" w:sz="4" w:space="0" w:color="auto"/>
            </w:tcBorders>
            <w:vAlign w:val="center"/>
          </w:tcPr>
          <w:p w14:paraId="011B304E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494" w:type="dxa"/>
            <w:tcBorders>
              <w:bottom w:val="single" w:sz="4" w:space="0" w:color="auto"/>
            </w:tcBorders>
            <w:vAlign w:val="center"/>
          </w:tcPr>
          <w:p w14:paraId="0B18DC82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328" w:type="dxa"/>
            <w:tcBorders>
              <w:bottom w:val="single" w:sz="4" w:space="0" w:color="auto"/>
            </w:tcBorders>
            <w:vAlign w:val="center"/>
          </w:tcPr>
          <w:p w14:paraId="53D0153C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3122" w:type="dxa"/>
            <w:tcBorders>
              <w:bottom w:val="single" w:sz="4" w:space="0" w:color="auto"/>
            </w:tcBorders>
            <w:vAlign w:val="center"/>
          </w:tcPr>
          <w:p w14:paraId="70CB7201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3</w:t>
            </w:r>
          </w:p>
        </w:tc>
      </w:tr>
    </w:tbl>
    <w:p w14:paraId="2EED7078" w14:textId="77777777" w:rsidR="00D24AA6" w:rsidRPr="00597284" w:rsidRDefault="00D24AA6" w:rsidP="00D24AA6">
      <w:pPr>
        <w:spacing w:after="0"/>
        <w:jc w:val="center"/>
        <w:rPr>
          <w:color w:val="FF0000"/>
        </w:rPr>
      </w:pPr>
      <w:r w:rsidRPr="00597284">
        <w:rPr>
          <w:color w:val="FF0000"/>
        </w:rPr>
        <w:t xml:space="preserve">SETUP_AW = 3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endereço de 5 bytes</w:t>
      </w:r>
    </w:p>
    <w:p w14:paraId="660069C8" w14:textId="5FF325EC" w:rsidR="00D24AA6" w:rsidRPr="00597284" w:rsidRDefault="00D24AA6" w:rsidP="00D24AA6">
      <w:pPr>
        <w:spacing w:after="0"/>
        <w:rPr>
          <w:color w:val="FF0000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583"/>
        <w:gridCol w:w="1483"/>
        <w:gridCol w:w="1572"/>
        <w:gridCol w:w="1539"/>
        <w:gridCol w:w="1706"/>
        <w:gridCol w:w="1494"/>
        <w:gridCol w:w="1328"/>
        <w:gridCol w:w="1550"/>
        <w:gridCol w:w="1572"/>
      </w:tblGrid>
      <w:tr w:rsidR="00597284" w:rsidRPr="00597284" w14:paraId="4C3ECA10" w14:textId="77777777" w:rsidTr="00CC4EEE">
        <w:trPr>
          <w:jc w:val="center"/>
        </w:trPr>
        <w:tc>
          <w:tcPr>
            <w:tcW w:w="1583" w:type="dxa"/>
            <w:vMerge w:val="restart"/>
            <w:vAlign w:val="center"/>
          </w:tcPr>
          <w:p w14:paraId="13FB37BF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00</w:t>
            </w:r>
          </w:p>
          <w:p w14:paraId="279668B0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CONFIG</w:t>
            </w:r>
          </w:p>
        </w:tc>
        <w:tc>
          <w:tcPr>
            <w:tcW w:w="1483" w:type="dxa"/>
            <w:shd w:val="clear" w:color="auto" w:fill="D9D9D9" w:themeFill="background1" w:themeFillShade="D9"/>
            <w:vAlign w:val="center"/>
          </w:tcPr>
          <w:p w14:paraId="503AFAA8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01AEED41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MASK_RX_DR</w:t>
            </w:r>
          </w:p>
        </w:tc>
        <w:tc>
          <w:tcPr>
            <w:tcW w:w="1539" w:type="dxa"/>
            <w:shd w:val="clear" w:color="auto" w:fill="D9D9D9" w:themeFill="background1" w:themeFillShade="D9"/>
            <w:vAlign w:val="center"/>
          </w:tcPr>
          <w:p w14:paraId="2ED09182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MASK_TX_DS</w:t>
            </w:r>
          </w:p>
        </w:tc>
        <w:tc>
          <w:tcPr>
            <w:tcW w:w="1706" w:type="dxa"/>
            <w:shd w:val="clear" w:color="auto" w:fill="D9D9D9" w:themeFill="background1" w:themeFillShade="D9"/>
            <w:vAlign w:val="center"/>
          </w:tcPr>
          <w:p w14:paraId="126AF93B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MASK_MAX_RT</w:t>
            </w:r>
          </w:p>
        </w:tc>
        <w:tc>
          <w:tcPr>
            <w:tcW w:w="1494" w:type="dxa"/>
            <w:shd w:val="clear" w:color="auto" w:fill="D9D9D9" w:themeFill="background1" w:themeFillShade="D9"/>
            <w:vAlign w:val="center"/>
          </w:tcPr>
          <w:p w14:paraId="2CE7FE1D" w14:textId="48C38B52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E</w:t>
            </w:r>
            <w:r w:rsidR="008C5115" w:rsidRPr="00597284">
              <w:rPr>
                <w:rFonts w:ascii="Arial" w:hAnsi="Arial" w:cs="Arial"/>
                <w:color w:val="FF0000"/>
                <w:sz w:val="20"/>
                <w:szCs w:val="20"/>
              </w:rPr>
              <w:t>N</w:t>
            </w: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_CRC</w:t>
            </w:r>
          </w:p>
        </w:tc>
        <w:tc>
          <w:tcPr>
            <w:tcW w:w="1328" w:type="dxa"/>
            <w:shd w:val="clear" w:color="auto" w:fill="D9D9D9" w:themeFill="background1" w:themeFillShade="D9"/>
            <w:vAlign w:val="center"/>
          </w:tcPr>
          <w:p w14:paraId="5B0C626B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CRCO</w:t>
            </w:r>
          </w:p>
        </w:tc>
        <w:tc>
          <w:tcPr>
            <w:tcW w:w="1550" w:type="dxa"/>
            <w:shd w:val="clear" w:color="auto" w:fill="D9D9D9" w:themeFill="background1" w:themeFillShade="D9"/>
            <w:vAlign w:val="center"/>
          </w:tcPr>
          <w:p w14:paraId="05289271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PWR_UP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0086BE4A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PRIM_RX</w:t>
            </w:r>
          </w:p>
        </w:tc>
      </w:tr>
      <w:tr w:rsidR="00597284" w:rsidRPr="00597284" w14:paraId="6F7A371F" w14:textId="77777777" w:rsidTr="00CC4EEE">
        <w:trPr>
          <w:jc w:val="center"/>
        </w:trPr>
        <w:tc>
          <w:tcPr>
            <w:tcW w:w="1583" w:type="dxa"/>
            <w:vMerge/>
            <w:vAlign w:val="center"/>
          </w:tcPr>
          <w:p w14:paraId="1FDAB5F6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483" w:type="dxa"/>
            <w:tcBorders>
              <w:bottom w:val="single" w:sz="4" w:space="0" w:color="auto"/>
            </w:tcBorders>
            <w:vAlign w:val="center"/>
          </w:tcPr>
          <w:p w14:paraId="24835DC2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14:paraId="5EB0A894" w14:textId="3811AF44" w:rsidR="00D24AA6" w:rsidRPr="00597284" w:rsidRDefault="00A92CC5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39" w:type="dxa"/>
            <w:tcBorders>
              <w:bottom w:val="single" w:sz="4" w:space="0" w:color="auto"/>
            </w:tcBorders>
            <w:vAlign w:val="center"/>
          </w:tcPr>
          <w:p w14:paraId="3A400C15" w14:textId="197DA350" w:rsidR="00D24AA6" w:rsidRPr="00597284" w:rsidRDefault="00A92CC5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706" w:type="dxa"/>
            <w:tcBorders>
              <w:bottom w:val="single" w:sz="4" w:space="0" w:color="auto"/>
            </w:tcBorders>
            <w:vAlign w:val="center"/>
          </w:tcPr>
          <w:p w14:paraId="461C650F" w14:textId="03EF0537" w:rsidR="00D24AA6" w:rsidRPr="00597284" w:rsidRDefault="00A92CC5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494" w:type="dxa"/>
            <w:tcBorders>
              <w:bottom w:val="single" w:sz="4" w:space="0" w:color="auto"/>
            </w:tcBorders>
            <w:vAlign w:val="center"/>
          </w:tcPr>
          <w:p w14:paraId="4A5DCBB6" w14:textId="2E88662B" w:rsidR="00D24AA6" w:rsidRPr="00597284" w:rsidRDefault="00A92CC5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1328" w:type="dxa"/>
            <w:tcBorders>
              <w:bottom w:val="single" w:sz="4" w:space="0" w:color="auto"/>
            </w:tcBorders>
            <w:vAlign w:val="center"/>
          </w:tcPr>
          <w:p w14:paraId="0B5CE81A" w14:textId="41C44275" w:rsidR="00D24AA6" w:rsidRPr="00597284" w:rsidRDefault="00A92CC5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1550" w:type="dxa"/>
            <w:tcBorders>
              <w:bottom w:val="single" w:sz="4" w:space="0" w:color="auto"/>
            </w:tcBorders>
            <w:vAlign w:val="center"/>
          </w:tcPr>
          <w:p w14:paraId="0640DEE7" w14:textId="03A7B798" w:rsidR="00D24AA6" w:rsidRPr="00597284" w:rsidRDefault="00A92CC5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14:paraId="01B3F2E7" w14:textId="543B06ED" w:rsidR="00D24AA6" w:rsidRPr="00597284" w:rsidRDefault="00A92CC5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</w:tr>
    </w:tbl>
    <w:p w14:paraId="78F18FB9" w14:textId="77777777" w:rsidR="008C5115" w:rsidRPr="00597284" w:rsidRDefault="008C5115" w:rsidP="008C5115">
      <w:pPr>
        <w:spacing w:after="0"/>
        <w:jc w:val="center"/>
        <w:rPr>
          <w:color w:val="FF0000"/>
        </w:rPr>
      </w:pPr>
      <w:r w:rsidRPr="00597284">
        <w:rPr>
          <w:color w:val="FF0000"/>
        </w:rPr>
        <w:t xml:space="preserve">MASK_RX_DR=MASK_TX_DS=MASK_MAX_RT=0 </w:t>
      </w:r>
      <w:r w:rsidRPr="00597284">
        <w:rPr>
          <w:color w:val="FF0000"/>
          <w:lang w:val="en-US"/>
        </w:rPr>
        <w:sym w:font="Wingdings" w:char="F0E0"/>
      </w:r>
      <w:r w:rsidRPr="00597284">
        <w:rPr>
          <w:color w:val="FF0000"/>
        </w:rPr>
        <w:t xml:space="preserve"> Todas interrupções habilitadas</w:t>
      </w:r>
    </w:p>
    <w:p w14:paraId="62A09A5B" w14:textId="421B7CD9" w:rsidR="008C5115" w:rsidRPr="00597284" w:rsidRDefault="008C5115" w:rsidP="008C5115">
      <w:pPr>
        <w:spacing w:after="0"/>
        <w:jc w:val="center"/>
        <w:rPr>
          <w:color w:val="FF0000"/>
        </w:rPr>
      </w:pPr>
      <w:r w:rsidRPr="00597284">
        <w:rPr>
          <w:color w:val="FF0000"/>
        </w:rPr>
        <w:t>EN_CRC=1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>Hab CRC</w:t>
      </w:r>
      <w:r w:rsidRPr="00597284">
        <w:rPr>
          <w:color w:val="FF0000"/>
        </w:rPr>
        <w:tab/>
      </w:r>
      <w:r w:rsidRPr="00597284">
        <w:rPr>
          <w:color w:val="FF0000"/>
        </w:rPr>
        <w:tab/>
        <w:t>CRCO=1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CRC de 2bytes </w:t>
      </w:r>
      <w:r w:rsidRPr="00597284">
        <w:rPr>
          <w:color w:val="FF0000"/>
        </w:rPr>
        <w:tab/>
        <w:t xml:space="preserve">PWR_UP=0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Power Down</w:t>
      </w:r>
      <w:r w:rsidRPr="00597284">
        <w:rPr>
          <w:color w:val="FF0000"/>
        </w:rPr>
        <w:tab/>
      </w:r>
      <w:r w:rsidRPr="00597284">
        <w:rPr>
          <w:color w:val="FF0000"/>
        </w:rPr>
        <w:tab/>
        <w:t xml:space="preserve">PRIM_RX=0 </w:t>
      </w:r>
      <w:r w:rsidRPr="00597284">
        <w:rPr>
          <w:color w:val="FF0000"/>
          <w:lang w:val="en-US"/>
        </w:rPr>
        <w:sym w:font="Wingdings" w:char="F0E0"/>
      </w:r>
      <w:r w:rsidRPr="00597284">
        <w:rPr>
          <w:color w:val="FF0000"/>
        </w:rPr>
        <w:t xml:space="preserve"> Modo TX</w:t>
      </w:r>
    </w:p>
    <w:p w14:paraId="6A2567F2" w14:textId="77777777" w:rsidR="00A92CC5" w:rsidRPr="00597284" w:rsidRDefault="00A92CC5" w:rsidP="00D24AA6">
      <w:pPr>
        <w:spacing w:after="0"/>
        <w:rPr>
          <w:color w:val="FF0000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583"/>
        <w:gridCol w:w="1483"/>
        <w:gridCol w:w="1572"/>
        <w:gridCol w:w="1539"/>
        <w:gridCol w:w="1706"/>
        <w:gridCol w:w="4372"/>
        <w:gridCol w:w="1572"/>
      </w:tblGrid>
      <w:tr w:rsidR="00597284" w:rsidRPr="00597284" w14:paraId="7B8968E7" w14:textId="77777777" w:rsidTr="00CC4EEE">
        <w:trPr>
          <w:jc w:val="center"/>
        </w:trPr>
        <w:tc>
          <w:tcPr>
            <w:tcW w:w="1583" w:type="dxa"/>
            <w:vMerge w:val="restart"/>
            <w:vAlign w:val="center"/>
          </w:tcPr>
          <w:p w14:paraId="3591E972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07</w:t>
            </w:r>
          </w:p>
          <w:p w14:paraId="39B581D2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STATUS</w:t>
            </w:r>
          </w:p>
        </w:tc>
        <w:tc>
          <w:tcPr>
            <w:tcW w:w="1483" w:type="dxa"/>
            <w:shd w:val="clear" w:color="auto" w:fill="D9D9D9" w:themeFill="background1" w:themeFillShade="D9"/>
            <w:vAlign w:val="center"/>
          </w:tcPr>
          <w:p w14:paraId="0342331A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1DAF2FCF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RX_DR</w:t>
            </w:r>
          </w:p>
        </w:tc>
        <w:tc>
          <w:tcPr>
            <w:tcW w:w="1539" w:type="dxa"/>
            <w:shd w:val="clear" w:color="auto" w:fill="D9D9D9" w:themeFill="background1" w:themeFillShade="D9"/>
            <w:vAlign w:val="center"/>
          </w:tcPr>
          <w:p w14:paraId="64C9D6FD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TX_DS</w:t>
            </w:r>
          </w:p>
        </w:tc>
        <w:tc>
          <w:tcPr>
            <w:tcW w:w="1706" w:type="dxa"/>
            <w:shd w:val="clear" w:color="auto" w:fill="D9D9D9" w:themeFill="background1" w:themeFillShade="D9"/>
            <w:vAlign w:val="center"/>
          </w:tcPr>
          <w:p w14:paraId="2E49A0FF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MAX_RT</w:t>
            </w:r>
          </w:p>
        </w:tc>
        <w:tc>
          <w:tcPr>
            <w:tcW w:w="4372" w:type="dxa"/>
            <w:shd w:val="clear" w:color="auto" w:fill="D9D9D9" w:themeFill="background1" w:themeFillShade="D9"/>
            <w:vAlign w:val="center"/>
          </w:tcPr>
          <w:p w14:paraId="59B21E7E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RX_P_NO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2148A908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TX_FULL</w:t>
            </w:r>
          </w:p>
        </w:tc>
      </w:tr>
      <w:tr w:rsidR="00597284" w:rsidRPr="00597284" w14:paraId="0909898E" w14:textId="77777777" w:rsidTr="00CC4EEE">
        <w:trPr>
          <w:jc w:val="center"/>
        </w:trPr>
        <w:tc>
          <w:tcPr>
            <w:tcW w:w="1583" w:type="dxa"/>
            <w:vMerge/>
            <w:vAlign w:val="center"/>
          </w:tcPr>
          <w:p w14:paraId="618A4D51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483" w:type="dxa"/>
            <w:tcBorders>
              <w:bottom w:val="single" w:sz="4" w:space="0" w:color="auto"/>
            </w:tcBorders>
            <w:vAlign w:val="center"/>
          </w:tcPr>
          <w:p w14:paraId="11C50FBE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14:paraId="4FF9B467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1539" w:type="dxa"/>
            <w:tcBorders>
              <w:bottom w:val="single" w:sz="4" w:space="0" w:color="auto"/>
            </w:tcBorders>
            <w:vAlign w:val="center"/>
          </w:tcPr>
          <w:p w14:paraId="398ABF17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1706" w:type="dxa"/>
            <w:tcBorders>
              <w:bottom w:val="single" w:sz="4" w:space="0" w:color="auto"/>
            </w:tcBorders>
            <w:vAlign w:val="center"/>
          </w:tcPr>
          <w:p w14:paraId="1AD1AFDF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4372" w:type="dxa"/>
            <w:tcBorders>
              <w:bottom w:val="single" w:sz="4" w:space="0" w:color="auto"/>
            </w:tcBorders>
            <w:vAlign w:val="center"/>
          </w:tcPr>
          <w:p w14:paraId="7954C1AB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14:paraId="4396BE26" w14:textId="77777777" w:rsidR="00D24AA6" w:rsidRPr="00597284" w:rsidRDefault="00D24AA6" w:rsidP="00CC4EEE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</w:tr>
    </w:tbl>
    <w:p w14:paraId="4DEEC694" w14:textId="6E011E6D" w:rsidR="00D24AA6" w:rsidRPr="00597284" w:rsidRDefault="00D24AA6" w:rsidP="00D24AA6">
      <w:pPr>
        <w:spacing w:after="0"/>
        <w:jc w:val="center"/>
        <w:rPr>
          <w:color w:val="FF0000"/>
        </w:rPr>
      </w:pPr>
      <w:r w:rsidRPr="00597284">
        <w:rPr>
          <w:color w:val="FF0000"/>
        </w:rPr>
        <w:t xml:space="preserve">RX_DR=1 </w:t>
      </w:r>
      <w:r w:rsidRPr="00597284">
        <w:rPr>
          <w:color w:val="FF0000"/>
          <w:lang w:val="en-US"/>
        </w:rPr>
        <w:sym w:font="Wingdings" w:char="F0E0"/>
      </w:r>
      <w:r w:rsidRPr="00597284">
        <w:rPr>
          <w:color w:val="FF0000"/>
        </w:rPr>
        <w:t xml:space="preserve"> apagar Data Ready</w:t>
      </w:r>
      <w:r w:rsidRPr="00597284">
        <w:rPr>
          <w:color w:val="FF0000"/>
        </w:rPr>
        <w:tab/>
      </w:r>
      <w:r w:rsidRPr="00597284">
        <w:rPr>
          <w:color w:val="FF0000"/>
        </w:rPr>
        <w:tab/>
        <w:t xml:space="preserve">TX_DS=1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apagar Data Sent</w:t>
      </w:r>
      <w:r w:rsidRPr="00597284">
        <w:rPr>
          <w:color w:val="FF0000"/>
        </w:rPr>
        <w:tab/>
      </w:r>
      <w:r w:rsidRPr="00597284">
        <w:rPr>
          <w:color w:val="FF0000"/>
        </w:rPr>
        <w:tab/>
        <w:t xml:space="preserve">MAX_RT=1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apagar indicador de que atingiu máximo de retransmissões</w:t>
      </w:r>
    </w:p>
    <w:p w14:paraId="3BF930F0" w14:textId="1C9226DC" w:rsidR="000015FC" w:rsidRPr="00597284" w:rsidRDefault="000015FC" w:rsidP="00D24AA6">
      <w:pPr>
        <w:spacing w:after="0"/>
        <w:jc w:val="center"/>
        <w:rPr>
          <w:color w:val="FF0000"/>
        </w:rPr>
      </w:pPr>
    </w:p>
    <w:p w14:paraId="2DE98E27" w14:textId="00E2BE93" w:rsidR="00387E8A" w:rsidRPr="00597284" w:rsidRDefault="00387E8A" w:rsidP="00387E8A">
      <w:pPr>
        <w:spacing w:after="0"/>
        <w:rPr>
          <w:color w:val="FF0000"/>
        </w:rPr>
      </w:pPr>
    </w:p>
    <w:p w14:paraId="100FB191" w14:textId="6A07CD89" w:rsidR="00EC381E" w:rsidRPr="00597284" w:rsidRDefault="00EC381E" w:rsidP="00EC381E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nrf_dpl_hab</w:t>
      </w:r>
      <w:r w:rsidRPr="00597284">
        <w:rPr>
          <w:color w:val="FF0000"/>
          <w:lang w:val="en-US"/>
        </w:rPr>
        <w:t xml:space="preserve"> (void)</w:t>
      </w:r>
    </w:p>
    <w:p w14:paraId="3CE0E1C6" w14:textId="7313135B" w:rsidR="00EC381E" w:rsidRPr="00597284" w:rsidRDefault="00EC381E" w:rsidP="00EC381E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Habilitar o Dynamic Payload nos pipes 0 e 1. No receptor, usar a função comando R_RX_PL_WID para ler a quantidade de dados no payload. Se maior que 32, descartar com comando Flush_RX.</w:t>
      </w:r>
    </w:p>
    <w:p w14:paraId="560120A8" w14:textId="77777777" w:rsidR="00EC381E" w:rsidRPr="00597284" w:rsidRDefault="00EC381E" w:rsidP="00EC381E">
      <w:pPr>
        <w:pStyle w:val="PargrafodaLista"/>
        <w:spacing w:after="0"/>
        <w:rPr>
          <w:color w:val="FF0000"/>
        </w:rPr>
      </w:pPr>
    </w:p>
    <w:p w14:paraId="09DC7F60" w14:textId="19A72F17" w:rsidR="00387E8A" w:rsidRPr="00597284" w:rsidRDefault="00387E8A" w:rsidP="00387E8A">
      <w:pPr>
        <w:spacing w:after="0"/>
        <w:rPr>
          <w:color w:val="FF0000"/>
        </w:rPr>
      </w:pPr>
      <w:r w:rsidRPr="00597284">
        <w:rPr>
          <w:color w:val="FF0000"/>
        </w:rPr>
        <w:tab/>
      </w:r>
      <w:r w:rsidR="00EC381E" w:rsidRPr="00597284">
        <w:rPr>
          <w:color w:val="FF0000"/>
        </w:rPr>
        <w:t xml:space="preserve">TX ou </w:t>
      </w:r>
      <w:r w:rsidRPr="00597284">
        <w:rPr>
          <w:color w:val="FF0000"/>
        </w:rPr>
        <w:t>RX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583"/>
        <w:gridCol w:w="1483"/>
        <w:gridCol w:w="1572"/>
        <w:gridCol w:w="1539"/>
        <w:gridCol w:w="1706"/>
        <w:gridCol w:w="1494"/>
        <w:gridCol w:w="1328"/>
        <w:gridCol w:w="1550"/>
        <w:gridCol w:w="1572"/>
      </w:tblGrid>
      <w:tr w:rsidR="00597284" w:rsidRPr="00597284" w14:paraId="3E7ACFD0" w14:textId="77777777" w:rsidTr="008444ED">
        <w:trPr>
          <w:jc w:val="center"/>
        </w:trPr>
        <w:tc>
          <w:tcPr>
            <w:tcW w:w="1583" w:type="dxa"/>
            <w:vMerge w:val="restart"/>
            <w:vAlign w:val="center"/>
          </w:tcPr>
          <w:p w14:paraId="3FB9B614" w14:textId="77777777" w:rsidR="00A763D2" w:rsidRPr="00597284" w:rsidRDefault="00A763D2" w:rsidP="008444ED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1C</w:t>
            </w:r>
          </w:p>
          <w:p w14:paraId="528AE44C" w14:textId="77777777" w:rsidR="00A763D2" w:rsidRPr="00597284" w:rsidRDefault="00A763D2" w:rsidP="008444ED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DYNPD</w:t>
            </w:r>
          </w:p>
        </w:tc>
        <w:tc>
          <w:tcPr>
            <w:tcW w:w="1483" w:type="dxa"/>
            <w:shd w:val="clear" w:color="auto" w:fill="D9D9D9" w:themeFill="background1" w:themeFillShade="D9"/>
            <w:vAlign w:val="center"/>
          </w:tcPr>
          <w:p w14:paraId="356518F1" w14:textId="77777777" w:rsidR="00A763D2" w:rsidRPr="00597284" w:rsidRDefault="00A763D2" w:rsidP="008444ED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027AAD85" w14:textId="77777777" w:rsidR="00A763D2" w:rsidRPr="00597284" w:rsidRDefault="00A763D2" w:rsidP="008444ED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39" w:type="dxa"/>
            <w:shd w:val="clear" w:color="auto" w:fill="D9D9D9" w:themeFill="background1" w:themeFillShade="D9"/>
            <w:vAlign w:val="center"/>
          </w:tcPr>
          <w:p w14:paraId="375F843C" w14:textId="77777777" w:rsidR="00A763D2" w:rsidRPr="00597284" w:rsidRDefault="00A763D2" w:rsidP="008444ED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DPL_P5</w:t>
            </w:r>
          </w:p>
        </w:tc>
        <w:tc>
          <w:tcPr>
            <w:tcW w:w="1706" w:type="dxa"/>
            <w:shd w:val="clear" w:color="auto" w:fill="D9D9D9" w:themeFill="background1" w:themeFillShade="D9"/>
            <w:vAlign w:val="center"/>
          </w:tcPr>
          <w:p w14:paraId="6660BF20" w14:textId="77777777" w:rsidR="00A763D2" w:rsidRPr="00597284" w:rsidRDefault="00A763D2" w:rsidP="008444ED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DPL_P4</w:t>
            </w:r>
          </w:p>
        </w:tc>
        <w:tc>
          <w:tcPr>
            <w:tcW w:w="1494" w:type="dxa"/>
            <w:shd w:val="clear" w:color="auto" w:fill="D9D9D9" w:themeFill="background1" w:themeFillShade="D9"/>
            <w:vAlign w:val="center"/>
          </w:tcPr>
          <w:p w14:paraId="28910A7D" w14:textId="77777777" w:rsidR="00A763D2" w:rsidRPr="00597284" w:rsidRDefault="00A763D2" w:rsidP="008444ED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DPL_P3</w:t>
            </w:r>
          </w:p>
        </w:tc>
        <w:tc>
          <w:tcPr>
            <w:tcW w:w="1328" w:type="dxa"/>
            <w:shd w:val="clear" w:color="auto" w:fill="D9D9D9" w:themeFill="background1" w:themeFillShade="D9"/>
            <w:vAlign w:val="center"/>
          </w:tcPr>
          <w:p w14:paraId="5F4C2B69" w14:textId="77777777" w:rsidR="00A763D2" w:rsidRPr="00597284" w:rsidRDefault="00A763D2" w:rsidP="008444ED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DPL_P2</w:t>
            </w:r>
          </w:p>
        </w:tc>
        <w:tc>
          <w:tcPr>
            <w:tcW w:w="1550" w:type="dxa"/>
            <w:shd w:val="clear" w:color="auto" w:fill="D9D9D9" w:themeFill="background1" w:themeFillShade="D9"/>
            <w:vAlign w:val="center"/>
          </w:tcPr>
          <w:p w14:paraId="082A385C" w14:textId="77777777" w:rsidR="00A763D2" w:rsidRPr="00597284" w:rsidRDefault="00A763D2" w:rsidP="008444ED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DPL_P1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56C0D366" w14:textId="77777777" w:rsidR="00A763D2" w:rsidRPr="00597284" w:rsidRDefault="00A763D2" w:rsidP="008444ED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DPL_P0</w:t>
            </w:r>
          </w:p>
        </w:tc>
      </w:tr>
      <w:tr w:rsidR="00597284" w:rsidRPr="00597284" w14:paraId="3674F040" w14:textId="77777777" w:rsidTr="008444ED">
        <w:trPr>
          <w:jc w:val="center"/>
        </w:trPr>
        <w:tc>
          <w:tcPr>
            <w:tcW w:w="1583" w:type="dxa"/>
            <w:vMerge/>
            <w:vAlign w:val="center"/>
          </w:tcPr>
          <w:p w14:paraId="08833DA6" w14:textId="77777777" w:rsidR="00A763D2" w:rsidRPr="00597284" w:rsidRDefault="00A763D2" w:rsidP="008444ED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483" w:type="dxa"/>
            <w:vAlign w:val="center"/>
          </w:tcPr>
          <w:p w14:paraId="2DE0D00A" w14:textId="77777777" w:rsidR="00A763D2" w:rsidRPr="00597284" w:rsidRDefault="00A763D2" w:rsidP="008444ED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vAlign w:val="center"/>
          </w:tcPr>
          <w:p w14:paraId="2499D518" w14:textId="77777777" w:rsidR="00A763D2" w:rsidRPr="00597284" w:rsidRDefault="00A763D2" w:rsidP="008444ED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39" w:type="dxa"/>
            <w:vAlign w:val="center"/>
          </w:tcPr>
          <w:p w14:paraId="3C90BBCE" w14:textId="77777777" w:rsidR="00A763D2" w:rsidRPr="00597284" w:rsidRDefault="00A763D2" w:rsidP="008444ED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706" w:type="dxa"/>
            <w:vAlign w:val="center"/>
          </w:tcPr>
          <w:p w14:paraId="1781AF9F" w14:textId="77777777" w:rsidR="00A763D2" w:rsidRPr="00597284" w:rsidRDefault="00A763D2" w:rsidP="008444ED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494" w:type="dxa"/>
            <w:vAlign w:val="center"/>
          </w:tcPr>
          <w:p w14:paraId="653B1BCF" w14:textId="77777777" w:rsidR="00A763D2" w:rsidRPr="00597284" w:rsidRDefault="00A763D2" w:rsidP="008444ED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328" w:type="dxa"/>
            <w:vAlign w:val="center"/>
          </w:tcPr>
          <w:p w14:paraId="27A6C51E" w14:textId="77777777" w:rsidR="00A763D2" w:rsidRPr="00597284" w:rsidRDefault="00A763D2" w:rsidP="008444ED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550" w:type="dxa"/>
            <w:vAlign w:val="center"/>
          </w:tcPr>
          <w:p w14:paraId="43E4DF79" w14:textId="77777777" w:rsidR="00A763D2" w:rsidRPr="00597284" w:rsidRDefault="00A763D2" w:rsidP="008444ED">
            <w:pPr>
              <w:spacing w:before="60" w:after="60"/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1572" w:type="dxa"/>
            <w:vAlign w:val="center"/>
          </w:tcPr>
          <w:p w14:paraId="3E5DFB0D" w14:textId="77777777" w:rsidR="00A763D2" w:rsidRPr="00597284" w:rsidRDefault="00A763D2" w:rsidP="008444ED">
            <w:pPr>
              <w:spacing w:before="60" w:after="60"/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1</w:t>
            </w:r>
          </w:p>
        </w:tc>
      </w:tr>
      <w:tr w:rsidR="00597284" w:rsidRPr="00597284" w14:paraId="05716B0A" w14:textId="77777777" w:rsidTr="008444ED">
        <w:trPr>
          <w:jc w:val="center"/>
        </w:trPr>
        <w:tc>
          <w:tcPr>
            <w:tcW w:w="1583" w:type="dxa"/>
            <w:vMerge w:val="restart"/>
            <w:vAlign w:val="center"/>
          </w:tcPr>
          <w:p w14:paraId="726E38B0" w14:textId="77777777" w:rsidR="00387E8A" w:rsidRPr="00597284" w:rsidRDefault="00387E8A" w:rsidP="008444ED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1D</w:t>
            </w:r>
          </w:p>
          <w:p w14:paraId="0981AFAD" w14:textId="77777777" w:rsidR="00387E8A" w:rsidRPr="00597284" w:rsidRDefault="00387E8A" w:rsidP="008444ED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FEATURE</w:t>
            </w:r>
          </w:p>
        </w:tc>
        <w:tc>
          <w:tcPr>
            <w:tcW w:w="1483" w:type="dxa"/>
            <w:shd w:val="clear" w:color="auto" w:fill="D9D9D9" w:themeFill="background1" w:themeFillShade="D9"/>
            <w:vAlign w:val="center"/>
          </w:tcPr>
          <w:p w14:paraId="4F3D3D83" w14:textId="77777777" w:rsidR="00387E8A" w:rsidRPr="00597284" w:rsidRDefault="00387E8A" w:rsidP="008444ED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7B6DB73C" w14:textId="77777777" w:rsidR="00387E8A" w:rsidRPr="00597284" w:rsidRDefault="00387E8A" w:rsidP="008444ED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39" w:type="dxa"/>
            <w:shd w:val="clear" w:color="auto" w:fill="D9D9D9" w:themeFill="background1" w:themeFillShade="D9"/>
            <w:vAlign w:val="center"/>
          </w:tcPr>
          <w:p w14:paraId="3B1B612C" w14:textId="77777777" w:rsidR="00387E8A" w:rsidRPr="00597284" w:rsidRDefault="00387E8A" w:rsidP="008444ED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706" w:type="dxa"/>
            <w:shd w:val="clear" w:color="auto" w:fill="D9D9D9" w:themeFill="background1" w:themeFillShade="D9"/>
            <w:vAlign w:val="center"/>
          </w:tcPr>
          <w:p w14:paraId="246BAFE0" w14:textId="77777777" w:rsidR="00387E8A" w:rsidRPr="00597284" w:rsidRDefault="00387E8A" w:rsidP="008444ED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494" w:type="dxa"/>
            <w:shd w:val="clear" w:color="auto" w:fill="D9D9D9" w:themeFill="background1" w:themeFillShade="D9"/>
            <w:vAlign w:val="center"/>
          </w:tcPr>
          <w:p w14:paraId="5246E483" w14:textId="77777777" w:rsidR="00387E8A" w:rsidRPr="00597284" w:rsidRDefault="00387E8A" w:rsidP="008444ED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328" w:type="dxa"/>
            <w:shd w:val="clear" w:color="auto" w:fill="D9D9D9" w:themeFill="background1" w:themeFillShade="D9"/>
            <w:vAlign w:val="center"/>
          </w:tcPr>
          <w:p w14:paraId="04B96204" w14:textId="0C18B69E" w:rsidR="00387E8A" w:rsidRPr="00597284" w:rsidRDefault="00387E8A" w:rsidP="008444ED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EN_DPL</w:t>
            </w:r>
          </w:p>
        </w:tc>
        <w:tc>
          <w:tcPr>
            <w:tcW w:w="1550" w:type="dxa"/>
            <w:shd w:val="clear" w:color="auto" w:fill="D9D9D9" w:themeFill="background1" w:themeFillShade="D9"/>
            <w:vAlign w:val="center"/>
          </w:tcPr>
          <w:p w14:paraId="56F1E08F" w14:textId="639B5DDE" w:rsidR="00387E8A" w:rsidRPr="00597284" w:rsidRDefault="00387E8A" w:rsidP="008444ED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EN_ACK_PAY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1840B521" w14:textId="3567D672" w:rsidR="00387E8A" w:rsidRPr="00597284" w:rsidRDefault="00387E8A" w:rsidP="008444ED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EN_DYN_ACK</w:t>
            </w:r>
          </w:p>
        </w:tc>
      </w:tr>
      <w:tr w:rsidR="00387E8A" w:rsidRPr="00597284" w14:paraId="180DAD3D" w14:textId="77777777" w:rsidTr="00387E8A">
        <w:trPr>
          <w:jc w:val="center"/>
        </w:trPr>
        <w:tc>
          <w:tcPr>
            <w:tcW w:w="1583" w:type="dxa"/>
            <w:vMerge/>
            <w:vAlign w:val="center"/>
          </w:tcPr>
          <w:p w14:paraId="6B240D03" w14:textId="77777777" w:rsidR="00387E8A" w:rsidRPr="00597284" w:rsidRDefault="00387E8A" w:rsidP="008444ED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483" w:type="dxa"/>
            <w:vAlign w:val="center"/>
          </w:tcPr>
          <w:p w14:paraId="611416A3" w14:textId="77777777" w:rsidR="00387E8A" w:rsidRPr="00597284" w:rsidRDefault="00387E8A" w:rsidP="008444ED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vAlign w:val="center"/>
          </w:tcPr>
          <w:p w14:paraId="5AB55071" w14:textId="77777777" w:rsidR="00387E8A" w:rsidRPr="00597284" w:rsidRDefault="00387E8A" w:rsidP="008444ED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39" w:type="dxa"/>
            <w:vAlign w:val="center"/>
          </w:tcPr>
          <w:p w14:paraId="78DBE819" w14:textId="77777777" w:rsidR="00387E8A" w:rsidRPr="00597284" w:rsidRDefault="00387E8A" w:rsidP="008444ED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706" w:type="dxa"/>
            <w:vAlign w:val="center"/>
          </w:tcPr>
          <w:p w14:paraId="2763FA40" w14:textId="77777777" w:rsidR="00387E8A" w:rsidRPr="00597284" w:rsidRDefault="00387E8A" w:rsidP="008444ED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494" w:type="dxa"/>
            <w:vAlign w:val="center"/>
          </w:tcPr>
          <w:p w14:paraId="418423C5" w14:textId="77777777" w:rsidR="00387E8A" w:rsidRPr="00597284" w:rsidRDefault="00387E8A" w:rsidP="008444ED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328" w:type="dxa"/>
            <w:vAlign w:val="center"/>
          </w:tcPr>
          <w:p w14:paraId="055D1117" w14:textId="5FBBB67B" w:rsidR="00387E8A" w:rsidRPr="00597284" w:rsidRDefault="00387E8A" w:rsidP="008444ED">
            <w:pPr>
              <w:spacing w:before="60" w:after="60"/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1550" w:type="dxa"/>
            <w:vAlign w:val="center"/>
          </w:tcPr>
          <w:p w14:paraId="5E654EA2" w14:textId="6F64B4A0" w:rsidR="00387E8A" w:rsidRPr="00597284" w:rsidRDefault="00387E8A" w:rsidP="008444ED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572" w:type="dxa"/>
            <w:vAlign w:val="center"/>
          </w:tcPr>
          <w:p w14:paraId="6F868E4A" w14:textId="3F5464CD" w:rsidR="00387E8A" w:rsidRPr="00597284" w:rsidRDefault="00387E8A" w:rsidP="008444ED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</w:tr>
    </w:tbl>
    <w:p w14:paraId="739D5074" w14:textId="01FB7A8D" w:rsidR="0096199B" w:rsidRPr="00597284" w:rsidRDefault="0096199B" w:rsidP="003C4C14">
      <w:pPr>
        <w:spacing w:after="0"/>
        <w:rPr>
          <w:color w:val="FF0000"/>
        </w:rPr>
      </w:pPr>
    </w:p>
    <w:p w14:paraId="36E4CFEE" w14:textId="77777777" w:rsidR="00EC381E" w:rsidRPr="00597284" w:rsidRDefault="00EC381E" w:rsidP="00EC381E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lastRenderedPageBreak/>
        <w:t xml:space="preserve">void </w:t>
      </w:r>
      <w:r w:rsidRPr="00597284">
        <w:rPr>
          <w:b/>
          <w:bCs/>
          <w:color w:val="FF0000"/>
          <w:lang w:val="en-US"/>
        </w:rPr>
        <w:t>nrf_ser_regs</w:t>
      </w:r>
      <w:r w:rsidRPr="00597284">
        <w:rPr>
          <w:color w:val="FF0000"/>
          <w:lang w:val="en-US"/>
        </w:rPr>
        <w:t xml:space="preserve"> (void)</w:t>
      </w:r>
    </w:p>
    <w:p w14:paraId="0309B222" w14:textId="77777777" w:rsidR="00EC381E" w:rsidRPr="00597284" w:rsidRDefault="00EC381E" w:rsidP="00EC381E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Imprime todos os registradores da NRF. Destaca os bits do registrador de STATUS.</w:t>
      </w:r>
    </w:p>
    <w:p w14:paraId="26037F92" w14:textId="77777777" w:rsidR="00EC381E" w:rsidRPr="00597284" w:rsidRDefault="00EC381E" w:rsidP="00EC381E">
      <w:pPr>
        <w:pStyle w:val="PargrafodaLista"/>
        <w:spacing w:after="0"/>
        <w:rPr>
          <w:color w:val="FF0000"/>
        </w:rPr>
      </w:pPr>
    </w:p>
    <w:p w14:paraId="6F41C6E0" w14:textId="7460FB71" w:rsidR="00EC381E" w:rsidRPr="00597284" w:rsidRDefault="00EC381E" w:rsidP="00EC381E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nrf_ser_status</w:t>
      </w:r>
      <w:r w:rsidRPr="00597284">
        <w:rPr>
          <w:color w:val="FF0000"/>
          <w:lang w:val="en-US"/>
        </w:rPr>
        <w:t xml:space="preserve"> (void)</w:t>
      </w:r>
    </w:p>
    <w:p w14:paraId="25AFACBD" w14:textId="77777777" w:rsidR="00EC381E" w:rsidRPr="00597284" w:rsidRDefault="00EC381E" w:rsidP="00EC381E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Imprime e interpreta o registrador de status.</w:t>
      </w:r>
    </w:p>
    <w:p w14:paraId="2B93D3F0" w14:textId="77777777" w:rsidR="00EC381E" w:rsidRPr="00597284" w:rsidRDefault="00EC381E" w:rsidP="0096199B">
      <w:pPr>
        <w:pStyle w:val="PargrafodaLista"/>
        <w:spacing w:after="0"/>
        <w:rPr>
          <w:color w:val="FF0000"/>
        </w:rPr>
      </w:pPr>
    </w:p>
    <w:p w14:paraId="094A7453" w14:textId="2E0A801D" w:rsidR="00CC4EEE" w:rsidRPr="00597284" w:rsidRDefault="00CC4EEE" w:rsidP="00CC4EEE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nrf_ser_regs</w:t>
      </w:r>
      <w:r w:rsidRPr="00597284">
        <w:rPr>
          <w:color w:val="FF0000"/>
          <w:lang w:val="en-US"/>
        </w:rPr>
        <w:t xml:space="preserve"> (void)</w:t>
      </w:r>
    </w:p>
    <w:p w14:paraId="77286407" w14:textId="77777777" w:rsidR="00CC4EEE" w:rsidRPr="00597284" w:rsidRDefault="00CC4EEE" w:rsidP="00CC4EEE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Imprime todos os registradores da NRF. Destaca os bits do registrador de STATUS.</w:t>
      </w:r>
    </w:p>
    <w:p w14:paraId="7EEFEFA7" w14:textId="77777777" w:rsidR="00CC4EEE" w:rsidRPr="00597284" w:rsidRDefault="00CC4EEE" w:rsidP="00CC4EEE">
      <w:pPr>
        <w:pStyle w:val="PargrafodaLista"/>
        <w:spacing w:after="0"/>
        <w:rPr>
          <w:color w:val="FF0000"/>
        </w:rPr>
      </w:pPr>
    </w:p>
    <w:p w14:paraId="35D61EE5" w14:textId="5F82982A" w:rsidR="00CC4EEE" w:rsidRPr="00597284" w:rsidRDefault="00CC4EEE" w:rsidP="00CC4EEE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nrf_ser_a</w:t>
      </w:r>
      <w:r w:rsidR="00EC381E" w:rsidRPr="00597284">
        <w:rPr>
          <w:b/>
          <w:bCs/>
          <w:color w:val="FF0000"/>
          <w:lang w:val="en-US"/>
        </w:rPr>
        <w:t>d</w:t>
      </w:r>
      <w:r w:rsidRPr="00597284">
        <w:rPr>
          <w:b/>
          <w:bCs/>
          <w:color w:val="FF0000"/>
          <w:lang w:val="en-US"/>
        </w:rPr>
        <w:t>dr</w:t>
      </w:r>
      <w:r w:rsidRPr="00597284">
        <w:rPr>
          <w:color w:val="FF0000"/>
          <w:lang w:val="en-US"/>
        </w:rPr>
        <w:t xml:space="preserve"> (void)</w:t>
      </w:r>
    </w:p>
    <w:p w14:paraId="18B3FC03" w14:textId="77777777" w:rsidR="00CC4EEE" w:rsidRPr="00597284" w:rsidRDefault="00CC4EEE" w:rsidP="00CC4EEE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Imprime todos os endereços das pipes.</w:t>
      </w:r>
    </w:p>
    <w:p w14:paraId="312E8534" w14:textId="76FE99B9" w:rsidR="00CC4EEE" w:rsidRPr="00597284" w:rsidRDefault="00CC4EEE" w:rsidP="00CC4EEE">
      <w:pPr>
        <w:pStyle w:val="PargrafodaLista"/>
        <w:spacing w:after="0"/>
        <w:rPr>
          <w:color w:val="FF0000"/>
        </w:rPr>
      </w:pPr>
    </w:p>
    <w:p w14:paraId="357E0AF3" w14:textId="1CF36F95" w:rsidR="00C7109B" w:rsidRPr="00597284" w:rsidRDefault="00C7109B" w:rsidP="00C7109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nrf_power_up</w:t>
      </w:r>
      <w:r w:rsidRPr="00597284">
        <w:rPr>
          <w:color w:val="FF0000"/>
          <w:lang w:val="en-US"/>
        </w:rPr>
        <w:t xml:space="preserve"> (void)</w:t>
      </w:r>
    </w:p>
    <w:p w14:paraId="6BA665E9" w14:textId="6A7EA9DA" w:rsidR="00C7109B" w:rsidRPr="00597284" w:rsidRDefault="00C7109B" w:rsidP="00C7109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CONFIG.PWR_UP=1 (registrador CONFIG).</w:t>
      </w:r>
      <w:r w:rsidR="00AA453B" w:rsidRPr="00597284">
        <w:rPr>
          <w:color w:val="FF0000"/>
        </w:rPr>
        <w:t xml:space="preserve"> Faz o power up do NRF</w:t>
      </w:r>
    </w:p>
    <w:p w14:paraId="7CB9C72B" w14:textId="77777777" w:rsidR="00C7109B" w:rsidRPr="00597284" w:rsidRDefault="00C7109B" w:rsidP="00C7109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o status</w:t>
      </w:r>
    </w:p>
    <w:p w14:paraId="6DFBF445" w14:textId="75D6EC94" w:rsidR="00C7109B" w:rsidRPr="00597284" w:rsidRDefault="00C7109B" w:rsidP="00CC4EEE">
      <w:pPr>
        <w:pStyle w:val="PargrafodaLista"/>
        <w:spacing w:after="0"/>
        <w:rPr>
          <w:color w:val="FF0000"/>
        </w:rPr>
      </w:pPr>
    </w:p>
    <w:p w14:paraId="7699ECB5" w14:textId="276AA61F" w:rsidR="00C7109B" w:rsidRPr="00597284" w:rsidRDefault="00C7109B" w:rsidP="00C7109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nrf_power_down</w:t>
      </w:r>
      <w:r w:rsidRPr="00597284">
        <w:rPr>
          <w:color w:val="FF0000"/>
          <w:lang w:val="en-US"/>
        </w:rPr>
        <w:t xml:space="preserve"> (void)</w:t>
      </w:r>
    </w:p>
    <w:p w14:paraId="0A1ADF68" w14:textId="598854BC" w:rsidR="00C7109B" w:rsidRPr="00597284" w:rsidRDefault="00C7109B" w:rsidP="00C7109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CONFIG.PWR_UP=0 (registrador CONFIG).</w:t>
      </w:r>
      <w:r w:rsidR="00AA453B" w:rsidRPr="00597284">
        <w:rPr>
          <w:color w:val="FF0000"/>
        </w:rPr>
        <w:t xml:space="preserve"> Faz o power down do NRF</w:t>
      </w:r>
    </w:p>
    <w:p w14:paraId="43F951CD" w14:textId="77777777" w:rsidR="00C7109B" w:rsidRPr="00597284" w:rsidRDefault="00C7109B" w:rsidP="00C7109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o status</w:t>
      </w:r>
    </w:p>
    <w:p w14:paraId="176AE4D8" w14:textId="77777777" w:rsidR="00AA453B" w:rsidRPr="00597284" w:rsidRDefault="00AA453B" w:rsidP="00AA453B">
      <w:pPr>
        <w:pStyle w:val="PargrafodaLista"/>
        <w:spacing w:after="0"/>
        <w:rPr>
          <w:color w:val="FF0000"/>
        </w:rPr>
      </w:pPr>
    </w:p>
    <w:p w14:paraId="7AD9EEA2" w14:textId="1721809D" w:rsidR="00AA453B" w:rsidRPr="00597284" w:rsidRDefault="00AA453B" w:rsidP="00AA453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nrf_modo_tx</w:t>
      </w:r>
      <w:r w:rsidRPr="00597284">
        <w:rPr>
          <w:color w:val="FF0000"/>
          <w:lang w:val="en-US"/>
        </w:rPr>
        <w:t xml:space="preserve"> (void)</w:t>
      </w:r>
    </w:p>
    <w:p w14:paraId="15A4B796" w14:textId="7795BC89" w:rsidR="00AA453B" w:rsidRPr="00597284" w:rsidRDefault="00AA453B" w:rsidP="00AA453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CONFIG.PRIM_RX=0 (registrador CONFIG). Coloca no modo de transmissão.</w:t>
      </w:r>
    </w:p>
    <w:p w14:paraId="6B23BD59" w14:textId="77777777" w:rsidR="00AA453B" w:rsidRPr="00597284" w:rsidRDefault="00AA453B" w:rsidP="00AA453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o status</w:t>
      </w:r>
    </w:p>
    <w:p w14:paraId="5523E097" w14:textId="77777777" w:rsidR="00AA453B" w:rsidRPr="00597284" w:rsidRDefault="00AA453B" w:rsidP="00AA453B">
      <w:pPr>
        <w:pStyle w:val="PargrafodaLista"/>
        <w:spacing w:after="0"/>
        <w:rPr>
          <w:color w:val="FF0000"/>
        </w:rPr>
      </w:pPr>
    </w:p>
    <w:p w14:paraId="5C6BD200" w14:textId="11914EE1" w:rsidR="00AA453B" w:rsidRPr="00597284" w:rsidRDefault="00AA453B" w:rsidP="00AA453B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byte </w:t>
      </w:r>
      <w:r w:rsidRPr="00597284">
        <w:rPr>
          <w:b/>
          <w:bCs/>
          <w:color w:val="FF0000"/>
        </w:rPr>
        <w:t>nrf_modo_rx</w:t>
      </w:r>
      <w:r w:rsidRPr="00597284">
        <w:rPr>
          <w:color w:val="FF0000"/>
        </w:rPr>
        <w:t xml:space="preserve"> (void)</w:t>
      </w:r>
    </w:p>
    <w:p w14:paraId="2F643F57" w14:textId="1CFD0818" w:rsidR="00AA453B" w:rsidRPr="00597284" w:rsidRDefault="00AA453B" w:rsidP="00AA453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CONFIG.PWR_UP=0 (registrador CONFIG).  Coloca no modo de recepção.</w:t>
      </w:r>
    </w:p>
    <w:p w14:paraId="33DEB151" w14:textId="77777777" w:rsidR="00AA453B" w:rsidRPr="00597284" w:rsidRDefault="00AA453B" w:rsidP="00AA453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o status</w:t>
      </w:r>
    </w:p>
    <w:p w14:paraId="79E66984" w14:textId="77777777" w:rsidR="00AA453B" w:rsidRPr="00597284" w:rsidRDefault="00AA453B" w:rsidP="00CC4EEE">
      <w:pPr>
        <w:pStyle w:val="PargrafodaLista"/>
        <w:spacing w:after="0"/>
        <w:rPr>
          <w:color w:val="FF0000"/>
        </w:rPr>
      </w:pPr>
    </w:p>
    <w:p w14:paraId="0F814115" w14:textId="394C7DCE" w:rsidR="00CC4EEE" w:rsidRPr="00597284" w:rsidRDefault="00CC4EEE" w:rsidP="00CC4EEE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byte </w:t>
      </w:r>
      <w:r w:rsidRPr="00597284">
        <w:rPr>
          <w:b/>
          <w:bCs/>
          <w:color w:val="FF0000"/>
        </w:rPr>
        <w:t>nrf_rx_dado</w:t>
      </w:r>
      <w:r w:rsidRPr="00597284">
        <w:rPr>
          <w:color w:val="FF0000"/>
        </w:rPr>
        <w:t xml:space="preserve"> (byte *pipe)</w:t>
      </w:r>
    </w:p>
    <w:p w14:paraId="4B0377CB" w14:textId="77777777" w:rsidR="00CC4EEE" w:rsidRPr="00597284" w:rsidRDefault="00CC4EEE" w:rsidP="00CC4EEE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Verificar se alguma pipe recebeu dado. Em *pipe é retornado o múmero da pipe que tem dado.</w:t>
      </w:r>
    </w:p>
    <w:p w14:paraId="5D39B541" w14:textId="77777777" w:rsidR="00CC4EEE" w:rsidRPr="00597284" w:rsidRDefault="00CC4EEE" w:rsidP="00CC4EEE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TRUE ou FALSE de acordo com o caso.</w:t>
      </w:r>
    </w:p>
    <w:p w14:paraId="70A5C70E" w14:textId="09EB6F16" w:rsidR="00CC4EEE" w:rsidRPr="00597284" w:rsidRDefault="00CC4EEE" w:rsidP="00D24AA6">
      <w:pPr>
        <w:spacing w:after="0"/>
        <w:rPr>
          <w:color w:val="FF0000"/>
        </w:rPr>
      </w:pPr>
    </w:p>
    <w:p w14:paraId="39878EEF" w14:textId="7211F7BA" w:rsidR="00CC4EEE" w:rsidRPr="00597284" w:rsidRDefault="00CC4EEE" w:rsidP="00CC4EEE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void </w:t>
      </w:r>
      <w:r w:rsidRPr="00597284">
        <w:rPr>
          <w:b/>
          <w:bCs/>
          <w:color w:val="FF0000"/>
        </w:rPr>
        <w:t>nrf_rx_hab_pipe</w:t>
      </w:r>
      <w:r w:rsidRPr="00597284">
        <w:rPr>
          <w:color w:val="FF0000"/>
        </w:rPr>
        <w:t xml:space="preserve"> (</w:t>
      </w:r>
      <w:r w:rsidR="00340F5D" w:rsidRPr="00597284">
        <w:rPr>
          <w:color w:val="FF0000"/>
        </w:rPr>
        <w:t>byte pipe</w:t>
      </w:r>
      <w:r w:rsidRPr="00597284">
        <w:rPr>
          <w:color w:val="FF0000"/>
        </w:rPr>
        <w:t>)</w:t>
      </w:r>
    </w:p>
    <w:p w14:paraId="3AF0EB7E" w14:textId="77777777" w:rsidR="00340F5D" w:rsidRPr="00597284" w:rsidRDefault="00340F5D" w:rsidP="00CC4EEE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lastRenderedPageBreak/>
        <w:t>Habilitar uma pipe para receber dados. Ativa o bit correspondente no registrador.</w:t>
      </w:r>
    </w:p>
    <w:p w14:paraId="3DCAE3A0" w14:textId="2BF4D15C" w:rsidR="00340F5D" w:rsidRPr="00597284" w:rsidRDefault="00340F5D" w:rsidP="00CC4EEE">
      <w:pPr>
        <w:pStyle w:val="PargrafodaLista"/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>STATUS: RX_DR = TX_DS = MAX_RT = 0.</w:t>
      </w:r>
    </w:p>
    <w:p w14:paraId="7E73F355" w14:textId="77777777" w:rsidR="00340F5D" w:rsidRPr="00597284" w:rsidRDefault="00340F5D" w:rsidP="00CC4EEE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CONFIG: PRIM_RX=1, CRCO=1, EM_CRC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modo recepção, com CRC de 2 bytes.</w:t>
      </w:r>
    </w:p>
    <w:p w14:paraId="7D30131C" w14:textId="7C050F2A" w:rsidR="00CC4EEE" w:rsidRPr="00597284" w:rsidRDefault="00CC4EEE" w:rsidP="00D24AA6">
      <w:pPr>
        <w:spacing w:after="0"/>
        <w:rPr>
          <w:color w:val="FF0000"/>
        </w:rPr>
      </w:pPr>
    </w:p>
    <w:p w14:paraId="1AD00C4F" w14:textId="0FBAD083" w:rsidR="00340F5D" w:rsidRPr="00597284" w:rsidRDefault="00340F5D" w:rsidP="00340F5D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nrf_flush_tx</w:t>
      </w:r>
      <w:r w:rsidRPr="00597284">
        <w:rPr>
          <w:color w:val="FF0000"/>
          <w:lang w:val="en-US"/>
        </w:rPr>
        <w:t xml:space="preserve"> (void)</w:t>
      </w:r>
    </w:p>
    <w:p w14:paraId="32DFCC78" w14:textId="77777777" w:rsidR="00340F5D" w:rsidRPr="00597284" w:rsidRDefault="00340F5D" w:rsidP="00340F5D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Descarta pipe de transmissão. Retorna o STATUS.</w:t>
      </w:r>
    </w:p>
    <w:p w14:paraId="65AFBE9C" w14:textId="77777777" w:rsidR="00340F5D" w:rsidRPr="00597284" w:rsidRDefault="00340F5D" w:rsidP="00340F5D">
      <w:pPr>
        <w:pStyle w:val="PargrafodaLista"/>
        <w:spacing w:after="0"/>
        <w:rPr>
          <w:color w:val="FF0000"/>
        </w:rPr>
      </w:pPr>
    </w:p>
    <w:p w14:paraId="5668B387" w14:textId="024C07BE" w:rsidR="00340F5D" w:rsidRPr="00597284" w:rsidRDefault="00340F5D" w:rsidP="00340F5D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nrf_flush_rx</w:t>
      </w:r>
      <w:r w:rsidRPr="00597284">
        <w:rPr>
          <w:color w:val="FF0000"/>
          <w:lang w:val="en-US"/>
        </w:rPr>
        <w:t xml:space="preserve"> (void)</w:t>
      </w:r>
    </w:p>
    <w:p w14:paraId="09BC3702" w14:textId="76546D48" w:rsidR="00340F5D" w:rsidRPr="00597284" w:rsidRDefault="00340F5D" w:rsidP="00340F5D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Descarta pipe de recepção. Retorna o STATUS.</w:t>
      </w:r>
    </w:p>
    <w:p w14:paraId="3388EC56" w14:textId="77777777" w:rsidR="00340F5D" w:rsidRPr="00597284" w:rsidRDefault="00340F5D" w:rsidP="00340F5D">
      <w:pPr>
        <w:pStyle w:val="PargrafodaLista"/>
        <w:spacing w:after="0"/>
        <w:rPr>
          <w:color w:val="FF0000"/>
        </w:rPr>
      </w:pPr>
    </w:p>
    <w:p w14:paraId="2AAD8375" w14:textId="5AA8FC04" w:rsidR="00340F5D" w:rsidRPr="00597284" w:rsidRDefault="00340F5D" w:rsidP="00340F5D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nrf_wr_addr</w:t>
      </w:r>
      <w:r w:rsidRPr="00597284">
        <w:rPr>
          <w:color w:val="FF0000"/>
          <w:lang w:val="en-US"/>
        </w:rPr>
        <w:t xml:space="preserve"> (byte pipe, byte *vet)</w:t>
      </w:r>
    </w:p>
    <w:p w14:paraId="5D98F66B" w14:textId="6DF1BB4C" w:rsidR="00340F5D" w:rsidRPr="00597284" w:rsidRDefault="00340F5D" w:rsidP="00340F5D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Programa endereço de uma pipe. Consulta o registrador SETUP_AW para saber o tamanho do endereço. Retorna o STATUS.</w:t>
      </w:r>
    </w:p>
    <w:p w14:paraId="3C5406C9" w14:textId="6DAB53B5" w:rsidR="00340F5D" w:rsidRPr="00597284" w:rsidRDefault="00785EAA" w:rsidP="00340F5D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Usa </w:t>
      </w:r>
      <w:r w:rsidR="00340F5D" w:rsidRPr="00597284">
        <w:rPr>
          <w:color w:val="FF0000"/>
        </w:rPr>
        <w:t xml:space="preserve">as constantes: </w:t>
      </w:r>
      <w:r w:rsidRPr="00597284">
        <w:rPr>
          <w:color w:val="FF0000"/>
        </w:rPr>
        <w:t>NRF_</w:t>
      </w:r>
      <w:r w:rsidR="00340F5D" w:rsidRPr="00597284">
        <w:rPr>
          <w:color w:val="FF0000"/>
        </w:rPr>
        <w:t>RX_</w:t>
      </w:r>
      <w:r w:rsidRPr="00597284">
        <w:rPr>
          <w:color w:val="FF0000"/>
        </w:rPr>
        <w:t>ADDR_P0, NRF_RX_ADDR_P1, ..., NRF_RX_ADDR_P5, NRF_TX_ADDR.</w:t>
      </w:r>
    </w:p>
    <w:p w14:paraId="50325BAF" w14:textId="0D87B26C" w:rsidR="00340F5D" w:rsidRPr="00597284" w:rsidRDefault="00340F5D" w:rsidP="00340F5D">
      <w:pPr>
        <w:pStyle w:val="PargrafodaLista"/>
        <w:spacing w:after="0"/>
        <w:rPr>
          <w:color w:val="FF0000"/>
        </w:rPr>
      </w:pPr>
    </w:p>
    <w:p w14:paraId="5C463B58" w14:textId="7BAB46D0" w:rsidR="00340F5D" w:rsidRPr="00597284" w:rsidRDefault="00340F5D" w:rsidP="00340F5D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nrf_rd_addr</w:t>
      </w:r>
      <w:r w:rsidRPr="00597284">
        <w:rPr>
          <w:color w:val="FF0000"/>
          <w:lang w:val="en-US"/>
        </w:rPr>
        <w:t xml:space="preserve"> (byte pipe, byte *vet)</w:t>
      </w:r>
    </w:p>
    <w:p w14:paraId="0D5F931C" w14:textId="71FBF8D1" w:rsidR="00340F5D" w:rsidRPr="00597284" w:rsidRDefault="00340F5D" w:rsidP="00340F5D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Ler o endereço de uma pipe. Consulta o registrador SETUP_AW para saber o tamanho do endereço. Retorna o STATUS.</w:t>
      </w:r>
    </w:p>
    <w:p w14:paraId="1C9BFF38" w14:textId="6A8565DB" w:rsidR="00785EAA" w:rsidRPr="00597284" w:rsidRDefault="00785EAA" w:rsidP="00785EA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Usa as constantes: NRF_RX_ADDR_P0, NRF_RX_ADDR_P1, ..., NRF_RX_ADDR_P5, NRF_TX_ADDR.</w:t>
      </w:r>
    </w:p>
    <w:p w14:paraId="29D49AE0" w14:textId="66BA3AA0" w:rsidR="00340F5D" w:rsidRPr="00597284" w:rsidRDefault="00340F5D" w:rsidP="00340F5D">
      <w:pPr>
        <w:pStyle w:val="PargrafodaLista"/>
        <w:spacing w:after="0"/>
        <w:rPr>
          <w:color w:val="FF0000"/>
        </w:rPr>
      </w:pPr>
    </w:p>
    <w:p w14:paraId="61AD8729" w14:textId="466E9D07" w:rsidR="00733E5B" w:rsidRPr="00597284" w:rsidRDefault="00733E5B" w:rsidP="00733E5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nrf_wr_canal</w:t>
      </w:r>
      <w:r w:rsidRPr="00597284">
        <w:rPr>
          <w:color w:val="FF0000"/>
          <w:lang w:val="en-US"/>
        </w:rPr>
        <w:t xml:space="preserve"> (byte canal)</w:t>
      </w:r>
    </w:p>
    <w:p w14:paraId="592711D3" w14:textId="728BBB15" w:rsidR="00733E5B" w:rsidRPr="00597284" w:rsidRDefault="00733E5B" w:rsidP="00733E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Programa um novo canal no registrador RF_CH. Retorna o STATUS.</w:t>
      </w:r>
    </w:p>
    <w:p w14:paraId="1167F27B" w14:textId="5BCE10CE" w:rsidR="00733E5B" w:rsidRPr="00597284" w:rsidRDefault="00733E5B" w:rsidP="00340F5D">
      <w:pPr>
        <w:pStyle w:val="PargrafodaLista"/>
        <w:spacing w:after="0"/>
        <w:rPr>
          <w:color w:val="FF0000"/>
        </w:rPr>
      </w:pPr>
    </w:p>
    <w:p w14:paraId="7BC6C3AD" w14:textId="76362982" w:rsidR="00733E5B" w:rsidRPr="00597284" w:rsidRDefault="00733E5B" w:rsidP="00733E5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nrf_rd_canal</w:t>
      </w:r>
      <w:r w:rsidRPr="00597284">
        <w:rPr>
          <w:color w:val="FF0000"/>
          <w:lang w:val="en-US"/>
        </w:rPr>
        <w:t xml:space="preserve"> (void)</w:t>
      </w:r>
    </w:p>
    <w:p w14:paraId="134DBC7C" w14:textId="558341E5" w:rsidR="00733E5B" w:rsidRPr="00597284" w:rsidRDefault="00733E5B" w:rsidP="00733E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canal programado no registrador RF_CH.</w:t>
      </w:r>
    </w:p>
    <w:p w14:paraId="2844A59C" w14:textId="3D6EDB5F" w:rsidR="00733E5B" w:rsidRPr="00597284" w:rsidRDefault="00733E5B" w:rsidP="00733E5B">
      <w:pPr>
        <w:pStyle w:val="PargrafodaLista"/>
        <w:spacing w:after="0"/>
        <w:rPr>
          <w:color w:val="FF0000"/>
        </w:rPr>
      </w:pPr>
    </w:p>
    <w:p w14:paraId="3474EC9C" w14:textId="721411BF" w:rsidR="0098220B" w:rsidRPr="00597284" w:rsidRDefault="0098220B" w:rsidP="0098220B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byte </w:t>
      </w:r>
      <w:r w:rsidRPr="00597284">
        <w:rPr>
          <w:b/>
          <w:bCs/>
          <w:color w:val="FF0000"/>
        </w:rPr>
        <w:t>nrf_wr_dpl</w:t>
      </w:r>
      <w:r w:rsidRPr="00597284">
        <w:rPr>
          <w:color w:val="FF0000"/>
        </w:rPr>
        <w:t xml:space="preserve"> (byte *vet, byte qtd)</w:t>
      </w:r>
    </w:p>
    <w:p w14:paraId="04A5F624" w14:textId="0C72BA91" w:rsidR="0098220B" w:rsidRPr="00597284" w:rsidRDefault="0098220B" w:rsidP="0098220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Para usar com Dynamic Payload. Escreve um certo payload do tamanho indicado (qtd) e faz CE=1 e CE=0 para transmitir.</w:t>
      </w:r>
    </w:p>
    <w:p w14:paraId="6DE071E8" w14:textId="77777777" w:rsidR="0098220B" w:rsidRPr="00597284" w:rsidRDefault="0098220B" w:rsidP="0098220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condição de STATUS como estava antes de executar a carga.</w:t>
      </w:r>
    </w:p>
    <w:p w14:paraId="67D6B740" w14:textId="460F4351" w:rsidR="009312CE" w:rsidRPr="00597284" w:rsidRDefault="009312CE" w:rsidP="009312CE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byte </w:t>
      </w:r>
      <w:r w:rsidRPr="00597284">
        <w:rPr>
          <w:b/>
          <w:bCs/>
          <w:color w:val="FF0000"/>
        </w:rPr>
        <w:t>nrf_wr_ack_dpl</w:t>
      </w:r>
      <w:r w:rsidRPr="00597284">
        <w:rPr>
          <w:color w:val="FF0000"/>
        </w:rPr>
        <w:t xml:space="preserve"> (byte *vet, byte pipe, byte qtd)</w:t>
      </w:r>
    </w:p>
    <w:p w14:paraId="65985EF3" w14:textId="77777777" w:rsidR="009312CE" w:rsidRPr="00597284" w:rsidRDefault="009312CE" w:rsidP="009312CE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Carrega o Payload ACK para o pipe indicado. Escreve um certo payload do tamanho indicado (qtd).</w:t>
      </w:r>
    </w:p>
    <w:p w14:paraId="61B00659" w14:textId="77777777" w:rsidR="009312CE" w:rsidRPr="00597284" w:rsidRDefault="009312CE" w:rsidP="009312CE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condição de STATUS como estava antes de executar a carga.</w:t>
      </w:r>
    </w:p>
    <w:p w14:paraId="60E2AD84" w14:textId="6A48BDE9" w:rsidR="0098220B" w:rsidRPr="00597284" w:rsidRDefault="0098220B" w:rsidP="00733E5B">
      <w:pPr>
        <w:pStyle w:val="PargrafodaLista"/>
        <w:spacing w:after="0"/>
        <w:rPr>
          <w:color w:val="FF0000"/>
        </w:rPr>
      </w:pPr>
    </w:p>
    <w:p w14:paraId="2783CF86" w14:textId="2BC5638D" w:rsidR="00733E5B" w:rsidRPr="00597284" w:rsidRDefault="00733E5B" w:rsidP="00733E5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nrf_wr_payload</w:t>
      </w:r>
      <w:r w:rsidRPr="00597284">
        <w:rPr>
          <w:color w:val="FF0000"/>
          <w:lang w:val="en-US"/>
        </w:rPr>
        <w:t xml:space="preserve"> (byte *vet, byte qtd)</w:t>
      </w:r>
    </w:p>
    <w:p w14:paraId="7906A10F" w14:textId="77777777" w:rsidR="00B65AFE" w:rsidRPr="00597284" w:rsidRDefault="00733E5B" w:rsidP="00733E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 um certo payload</w:t>
      </w:r>
      <w:r w:rsidR="00B65AFE" w:rsidRPr="00597284">
        <w:rPr>
          <w:color w:val="FF0000"/>
        </w:rPr>
        <w:t>, completa com ZEROS até chegar a 32 bytes e faz CE=1 e CE=0 para transmitir.</w:t>
      </w:r>
    </w:p>
    <w:p w14:paraId="06BD1FA6" w14:textId="3369B30C" w:rsidR="00733E5B" w:rsidRPr="00597284" w:rsidRDefault="00733E5B" w:rsidP="00733E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condição de STATUS como estava antes de executar a carga.</w:t>
      </w:r>
    </w:p>
    <w:p w14:paraId="2073E039" w14:textId="77777777" w:rsidR="00733E5B" w:rsidRPr="00597284" w:rsidRDefault="00733E5B" w:rsidP="00733E5B">
      <w:pPr>
        <w:pStyle w:val="PargrafodaLista"/>
        <w:spacing w:after="0"/>
        <w:rPr>
          <w:color w:val="FF0000"/>
        </w:rPr>
      </w:pPr>
    </w:p>
    <w:p w14:paraId="453B8821" w14:textId="0EE77DA2" w:rsidR="00733E5B" w:rsidRPr="00597284" w:rsidRDefault="00733E5B" w:rsidP="00733E5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nrf_rd_payload</w:t>
      </w:r>
      <w:r w:rsidRPr="00597284">
        <w:rPr>
          <w:color w:val="FF0000"/>
          <w:lang w:val="en-US"/>
        </w:rPr>
        <w:t xml:space="preserve"> (byte *vet, byte qtd)</w:t>
      </w:r>
    </w:p>
    <w:p w14:paraId="17E240A5" w14:textId="70B3372A" w:rsidR="00733E5B" w:rsidRPr="00597284" w:rsidRDefault="00733E5B" w:rsidP="00733E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Lê o payload. Retorna condição de STATUS como estava antes de executar a leitura.</w:t>
      </w:r>
    </w:p>
    <w:p w14:paraId="26582738" w14:textId="1EE5449F" w:rsidR="00EB3E4D" w:rsidRPr="00597284" w:rsidRDefault="00EB3E4D" w:rsidP="00733E5B">
      <w:pPr>
        <w:pStyle w:val="PargrafodaLista"/>
        <w:spacing w:after="0"/>
        <w:rPr>
          <w:color w:val="FF0000"/>
        </w:rPr>
      </w:pPr>
    </w:p>
    <w:p w14:paraId="102C697D" w14:textId="63BD6092" w:rsidR="00733E5B" w:rsidRPr="00597284" w:rsidRDefault="00733E5B" w:rsidP="00733E5B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byte </w:t>
      </w:r>
      <w:r w:rsidRPr="00597284">
        <w:rPr>
          <w:b/>
          <w:bCs/>
          <w:color w:val="FF0000"/>
        </w:rPr>
        <w:t>nrf_rd_reg_mb</w:t>
      </w:r>
      <w:r w:rsidRPr="00597284">
        <w:rPr>
          <w:color w:val="FF0000"/>
        </w:rPr>
        <w:t xml:space="preserve"> (byte reg, byte *vet, byte qtd)</w:t>
      </w:r>
    </w:p>
    <w:p w14:paraId="12D789C7" w14:textId="49FDFC14" w:rsidR="00733E5B" w:rsidRPr="00597284" w:rsidRDefault="00733E5B" w:rsidP="00733E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Ler um registrador Multi Byte. Retorna condição de STATUS.</w:t>
      </w:r>
    </w:p>
    <w:p w14:paraId="02F871A5" w14:textId="2BCD8C8E" w:rsidR="00733E5B" w:rsidRPr="00597284" w:rsidRDefault="00733E5B" w:rsidP="00340F5D">
      <w:pPr>
        <w:pStyle w:val="PargrafodaLista"/>
        <w:spacing w:after="0"/>
        <w:rPr>
          <w:color w:val="FF0000"/>
        </w:rPr>
      </w:pPr>
    </w:p>
    <w:p w14:paraId="1C56BC3E" w14:textId="55732386" w:rsidR="00733E5B" w:rsidRPr="00597284" w:rsidRDefault="00733E5B" w:rsidP="00733E5B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byte </w:t>
      </w:r>
      <w:r w:rsidRPr="00597284">
        <w:rPr>
          <w:b/>
          <w:bCs/>
          <w:color w:val="FF0000"/>
        </w:rPr>
        <w:t>nrf_wr_reg_mb</w:t>
      </w:r>
      <w:r w:rsidRPr="00597284">
        <w:rPr>
          <w:color w:val="FF0000"/>
        </w:rPr>
        <w:t xml:space="preserve"> (byte reg, byte *vet, byte qtd)</w:t>
      </w:r>
    </w:p>
    <w:p w14:paraId="46805DA1" w14:textId="3E3F7AF1" w:rsidR="00733E5B" w:rsidRPr="00597284" w:rsidRDefault="00733E5B" w:rsidP="00733E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Escrever num registrador Multi Byte. Retorna condição de STATUS.</w:t>
      </w:r>
    </w:p>
    <w:p w14:paraId="245C5634" w14:textId="0563DCE4" w:rsidR="00733E5B" w:rsidRPr="00597284" w:rsidRDefault="00733E5B" w:rsidP="00733E5B">
      <w:pPr>
        <w:pStyle w:val="PargrafodaLista"/>
        <w:spacing w:after="0"/>
        <w:rPr>
          <w:color w:val="FF0000"/>
        </w:rPr>
      </w:pPr>
    </w:p>
    <w:p w14:paraId="06B65D3B" w14:textId="6393AB4E" w:rsidR="00733E5B" w:rsidRPr="00597284" w:rsidRDefault="00733E5B" w:rsidP="00733E5B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byte </w:t>
      </w:r>
      <w:r w:rsidRPr="00597284">
        <w:rPr>
          <w:b/>
          <w:bCs/>
          <w:color w:val="FF0000"/>
        </w:rPr>
        <w:t>nrf_wr_reg</w:t>
      </w:r>
      <w:r w:rsidRPr="00597284">
        <w:rPr>
          <w:color w:val="FF0000"/>
        </w:rPr>
        <w:t xml:space="preserve"> (byte reg, byte dado)</w:t>
      </w:r>
    </w:p>
    <w:p w14:paraId="1D235170" w14:textId="42E586A7" w:rsidR="00733E5B" w:rsidRPr="00597284" w:rsidRDefault="00733E5B" w:rsidP="00733E5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Escrever num registrador. Retorna condição de STATUS.</w:t>
      </w:r>
    </w:p>
    <w:p w14:paraId="631DBBB1" w14:textId="76278C95" w:rsidR="00733E5B" w:rsidRPr="00597284" w:rsidRDefault="00733E5B" w:rsidP="00733E5B">
      <w:pPr>
        <w:pStyle w:val="PargrafodaLista"/>
        <w:spacing w:after="0"/>
        <w:rPr>
          <w:color w:val="FF0000"/>
        </w:rPr>
      </w:pPr>
    </w:p>
    <w:p w14:paraId="42669643" w14:textId="2A3934D7" w:rsidR="00FA6351" w:rsidRPr="00597284" w:rsidRDefault="00FA6351" w:rsidP="00FA6351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byte </w:t>
      </w:r>
      <w:r w:rsidRPr="00597284">
        <w:rPr>
          <w:b/>
          <w:bCs/>
          <w:color w:val="FF0000"/>
        </w:rPr>
        <w:t>nrf_rd_dpl_qtd</w:t>
      </w:r>
      <w:r w:rsidRPr="00597284">
        <w:rPr>
          <w:color w:val="FF0000"/>
        </w:rPr>
        <w:t xml:space="preserve"> (void)</w:t>
      </w:r>
    </w:p>
    <w:p w14:paraId="473AF1CB" w14:textId="43F2991F" w:rsidR="00FA6351" w:rsidRPr="00597284" w:rsidRDefault="00FA6351" w:rsidP="00FA6351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Usado quando se está no modo Dynamic Payload. Usa o comando R_RX_PL_WID para ver quantos bytes chegaram.</w:t>
      </w:r>
    </w:p>
    <w:p w14:paraId="4CE91D2B" w14:textId="1828FA95" w:rsidR="00FA6351" w:rsidRPr="00597284" w:rsidRDefault="00FA6351" w:rsidP="00FA6351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Se a quantidade que chegou for maior que 32, é porque deu erro. Então descarta toda a recepção com a função nrf_flush_rx().</w:t>
      </w:r>
    </w:p>
    <w:p w14:paraId="56928E91" w14:textId="77777777" w:rsidR="00FA6351" w:rsidRPr="00597284" w:rsidRDefault="00FA6351" w:rsidP="00733E5B">
      <w:pPr>
        <w:pStyle w:val="PargrafodaLista"/>
        <w:spacing w:after="0"/>
        <w:rPr>
          <w:color w:val="FF0000"/>
        </w:rPr>
      </w:pPr>
    </w:p>
    <w:p w14:paraId="6C590C30" w14:textId="3A9D3BDC" w:rsidR="000E79A4" w:rsidRPr="00597284" w:rsidRDefault="000E79A4" w:rsidP="000E79A4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byte </w:t>
      </w:r>
      <w:r w:rsidRPr="00597284">
        <w:rPr>
          <w:b/>
          <w:bCs/>
          <w:color w:val="FF0000"/>
        </w:rPr>
        <w:t>nrf_rd_reg_blk</w:t>
      </w:r>
      <w:r w:rsidRPr="00597284">
        <w:rPr>
          <w:color w:val="FF0000"/>
        </w:rPr>
        <w:t xml:space="preserve"> (byte reg, byte *vet, byte qtd)</w:t>
      </w:r>
    </w:p>
    <w:p w14:paraId="2F3570DE" w14:textId="2719413D" w:rsidR="000E79A4" w:rsidRPr="00597284" w:rsidRDefault="000E79A4" w:rsidP="000E79A4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Ler uma sequência de registradores, a partir de “reg”. Retorna condição de STATUS.</w:t>
      </w:r>
    </w:p>
    <w:p w14:paraId="0795E3F4" w14:textId="77777777" w:rsidR="00733E5B" w:rsidRPr="00597284" w:rsidRDefault="00733E5B" w:rsidP="00340F5D">
      <w:pPr>
        <w:pStyle w:val="PargrafodaLista"/>
        <w:spacing w:after="0"/>
        <w:rPr>
          <w:color w:val="FF0000"/>
        </w:rPr>
      </w:pPr>
    </w:p>
    <w:p w14:paraId="2FF47F3A" w14:textId="6C9BAB54" w:rsidR="000E79A4" w:rsidRPr="00597284" w:rsidRDefault="000E79A4" w:rsidP="000E79A4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nrf_rd_status</w:t>
      </w:r>
      <w:r w:rsidRPr="00597284">
        <w:rPr>
          <w:color w:val="FF0000"/>
          <w:lang w:val="en-US"/>
        </w:rPr>
        <w:t xml:space="preserve"> (void)</w:t>
      </w:r>
    </w:p>
    <w:p w14:paraId="5A7DBC09" w14:textId="77777777" w:rsidR="000E79A4" w:rsidRPr="00597284" w:rsidRDefault="000E79A4" w:rsidP="000E79A4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o conteúdo do registrador de STATUS.</w:t>
      </w:r>
    </w:p>
    <w:p w14:paraId="0C89CAA4" w14:textId="77777777" w:rsidR="000E79A4" w:rsidRPr="00597284" w:rsidRDefault="000E79A4" w:rsidP="00340F5D">
      <w:pPr>
        <w:pStyle w:val="PargrafodaLista"/>
        <w:spacing w:after="0"/>
        <w:rPr>
          <w:color w:val="FF0000"/>
        </w:rPr>
      </w:pPr>
    </w:p>
    <w:p w14:paraId="277EF001" w14:textId="45DDABE4" w:rsidR="000E79A4" w:rsidRPr="00597284" w:rsidRDefault="000E79A4" w:rsidP="000E79A4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bookmarkStart w:id="8" w:name="_Hlk60039256"/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nrf_rd_reg</w:t>
      </w:r>
      <w:r w:rsidRPr="00597284">
        <w:rPr>
          <w:color w:val="FF0000"/>
          <w:lang w:val="en-US"/>
        </w:rPr>
        <w:t xml:space="preserve"> (byte reg)</w:t>
      </w:r>
    </w:p>
    <w:p w14:paraId="4BCA311A" w14:textId="1770DA6D" w:rsidR="000E79A4" w:rsidRPr="00597284" w:rsidRDefault="000E79A4" w:rsidP="000E79A4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o conteúdo de um registrador.</w:t>
      </w:r>
    </w:p>
    <w:bookmarkEnd w:id="8"/>
    <w:p w14:paraId="484751D4" w14:textId="77777777" w:rsidR="000E79A4" w:rsidRPr="00597284" w:rsidRDefault="000E79A4" w:rsidP="00340F5D">
      <w:pPr>
        <w:pStyle w:val="PargrafodaLista"/>
        <w:spacing w:after="0"/>
        <w:rPr>
          <w:color w:val="FF0000"/>
        </w:rPr>
      </w:pPr>
    </w:p>
    <w:p w14:paraId="22179E3B" w14:textId="78E70F6C" w:rsidR="000E79A4" w:rsidRPr="00597284" w:rsidRDefault="000E79A4" w:rsidP="000E79A4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nrf_ce</w:t>
      </w:r>
      <w:r w:rsidRPr="00597284">
        <w:rPr>
          <w:color w:val="FF0000"/>
          <w:lang w:val="en-US"/>
        </w:rPr>
        <w:t xml:space="preserve"> (void) </w:t>
      </w:r>
      <w:r w:rsidRPr="00597284">
        <w:rPr>
          <w:color w:val="FF0000"/>
          <w:lang w:val="en-US"/>
        </w:rPr>
        <w:sym w:font="Wingdings" w:char="F0E0"/>
      </w:r>
      <w:r w:rsidRPr="00597284">
        <w:rPr>
          <w:color w:val="FF0000"/>
          <w:lang w:val="en-US"/>
        </w:rPr>
        <w:t xml:space="preserve"> NRF_CE = LOW.</w:t>
      </w:r>
    </w:p>
    <w:p w14:paraId="0017FC28" w14:textId="45918AF8" w:rsidR="000E79A4" w:rsidRPr="00597284" w:rsidRDefault="000E79A4" w:rsidP="000E79A4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nrf_CE</w:t>
      </w:r>
      <w:r w:rsidRPr="00597284">
        <w:rPr>
          <w:color w:val="FF0000"/>
          <w:lang w:val="en-US"/>
        </w:rPr>
        <w:t xml:space="preserve"> (void) </w:t>
      </w:r>
      <w:r w:rsidRPr="00597284">
        <w:rPr>
          <w:color w:val="FF0000"/>
          <w:lang w:val="en-US"/>
        </w:rPr>
        <w:sym w:font="Wingdings" w:char="F0E0"/>
      </w:r>
      <w:r w:rsidRPr="00597284">
        <w:rPr>
          <w:color w:val="FF0000"/>
          <w:lang w:val="en-US"/>
        </w:rPr>
        <w:t xml:space="preserve"> NRF_CE = HIGH.</w:t>
      </w:r>
    </w:p>
    <w:p w14:paraId="3331311F" w14:textId="54183E61" w:rsidR="000E79A4" w:rsidRPr="00597284" w:rsidRDefault="000E79A4" w:rsidP="000E79A4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nrf_csn</w:t>
      </w:r>
      <w:r w:rsidRPr="00597284">
        <w:rPr>
          <w:color w:val="FF0000"/>
          <w:lang w:val="en-US"/>
        </w:rPr>
        <w:t xml:space="preserve"> (void) </w:t>
      </w:r>
      <w:r w:rsidRPr="00597284">
        <w:rPr>
          <w:color w:val="FF0000"/>
          <w:lang w:val="en-US"/>
        </w:rPr>
        <w:sym w:font="Wingdings" w:char="F0E0"/>
      </w:r>
      <w:r w:rsidRPr="00597284">
        <w:rPr>
          <w:color w:val="FF0000"/>
          <w:lang w:val="en-US"/>
        </w:rPr>
        <w:t xml:space="preserve"> NRF_CSN = LOW.</w:t>
      </w:r>
    </w:p>
    <w:p w14:paraId="01363AA6" w14:textId="49C1AEDB" w:rsidR="000E79A4" w:rsidRPr="00597284" w:rsidRDefault="000E79A4" w:rsidP="000E79A4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nrf_CSN</w:t>
      </w:r>
      <w:r w:rsidRPr="00597284">
        <w:rPr>
          <w:color w:val="FF0000"/>
          <w:lang w:val="en-US"/>
        </w:rPr>
        <w:t xml:space="preserve"> (void) </w:t>
      </w:r>
      <w:r w:rsidRPr="00597284">
        <w:rPr>
          <w:color w:val="FF0000"/>
          <w:lang w:val="en-US"/>
        </w:rPr>
        <w:sym w:font="Wingdings" w:char="F0E0"/>
      </w:r>
      <w:r w:rsidRPr="00597284">
        <w:rPr>
          <w:color w:val="FF0000"/>
          <w:lang w:val="en-US"/>
        </w:rPr>
        <w:t xml:space="preserve"> NRF_CSN = HIGH.</w:t>
      </w:r>
    </w:p>
    <w:p w14:paraId="53478CC8" w14:textId="1AA56C42" w:rsidR="000E79A4" w:rsidRPr="00597284" w:rsidRDefault="000E79A4" w:rsidP="00AA60E8">
      <w:pPr>
        <w:spacing w:after="0"/>
        <w:ind w:left="360"/>
        <w:rPr>
          <w:color w:val="FF0000"/>
          <w:lang w:val="en-US"/>
        </w:rPr>
      </w:pPr>
    </w:p>
    <w:p w14:paraId="39BC5122" w14:textId="73824123" w:rsidR="00AA60E8" w:rsidRPr="00597284" w:rsidRDefault="00AA60E8" w:rsidP="00AA60E8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spi_transf</w:t>
      </w:r>
      <w:r w:rsidRPr="00597284">
        <w:rPr>
          <w:color w:val="FF0000"/>
          <w:lang w:val="en-US"/>
        </w:rPr>
        <w:t xml:space="preserve"> (byte dado)</w:t>
      </w:r>
    </w:p>
    <w:p w14:paraId="4A786171" w14:textId="77777777" w:rsidR="00AA60E8" w:rsidRPr="00597284" w:rsidRDefault="00AA60E8" w:rsidP="00AA60E8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Envia e recebe um dado pela porta SPI.</w:t>
      </w:r>
    </w:p>
    <w:p w14:paraId="15F1C31A" w14:textId="77777777" w:rsidR="00AA60E8" w:rsidRPr="00597284" w:rsidRDefault="00AA60E8" w:rsidP="00AA60E8">
      <w:pPr>
        <w:pStyle w:val="PargrafodaLista"/>
        <w:spacing w:after="0"/>
        <w:rPr>
          <w:color w:val="FF0000"/>
        </w:rPr>
      </w:pPr>
    </w:p>
    <w:p w14:paraId="76D66D25" w14:textId="3046880A" w:rsidR="00AA60E8" w:rsidRPr="00597284" w:rsidRDefault="00AA60E8" w:rsidP="00AA60E8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spi_config</w:t>
      </w:r>
      <w:r w:rsidRPr="00597284">
        <w:rPr>
          <w:color w:val="FF0000"/>
          <w:lang w:val="en-US"/>
        </w:rPr>
        <w:t xml:space="preserve"> (byte clk)</w:t>
      </w:r>
    </w:p>
    <w:p w14:paraId="0D5234C1" w14:textId="4F818B3A" w:rsidR="00AA60E8" w:rsidRPr="00597284" w:rsidRDefault="00AA60E8" w:rsidP="00AA60E8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Configura porta SPI. Opções de clk: SPI_125k, SPI_250k e SPI_500k.</w:t>
      </w:r>
    </w:p>
    <w:p w14:paraId="05BFA72C" w14:textId="77777777" w:rsidR="000B40F6" w:rsidRPr="00597284" w:rsidRDefault="000B40F6" w:rsidP="00D546EF">
      <w:pPr>
        <w:pStyle w:val="PargrafodaLista"/>
        <w:spacing w:after="0"/>
        <w:rPr>
          <w:color w:val="FF0000"/>
        </w:rPr>
      </w:pPr>
    </w:p>
    <w:p w14:paraId="23C02056" w14:textId="59AAB906" w:rsidR="00EC67EF" w:rsidRPr="00597284" w:rsidRDefault="00D546EF" w:rsidP="00D546EF">
      <w:pPr>
        <w:spacing w:after="0"/>
        <w:rPr>
          <w:color w:val="FF0000"/>
        </w:rPr>
      </w:pPr>
      <w:r w:rsidRPr="00597284">
        <w:rPr>
          <w:color w:val="FF0000"/>
        </w:rPr>
        <w:t>Interrupções do Rádio:</w:t>
      </w:r>
    </w:p>
    <w:p w14:paraId="0588FDA4" w14:textId="7625A8D7" w:rsidR="00D546EF" w:rsidRPr="00597284" w:rsidRDefault="00D546EF" w:rsidP="00D546EF">
      <w:pPr>
        <w:spacing w:after="0"/>
        <w:rPr>
          <w:color w:val="FF0000"/>
        </w:rPr>
      </w:pPr>
      <w:r w:rsidRPr="00597284">
        <w:rPr>
          <w:color w:val="FF0000"/>
        </w:rPr>
        <w:t xml:space="preserve">MASK_RX_DR e RX_DR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quando chega dado na FIFO</w:t>
      </w:r>
    </w:p>
    <w:p w14:paraId="3AD3AF51" w14:textId="31953415" w:rsidR="00D546EF" w:rsidRPr="00597284" w:rsidRDefault="00D546EF" w:rsidP="00D546EF">
      <w:pPr>
        <w:spacing w:after="0"/>
        <w:rPr>
          <w:color w:val="FF0000"/>
        </w:rPr>
      </w:pPr>
      <w:r w:rsidRPr="00597284">
        <w:rPr>
          <w:color w:val="FF0000"/>
        </w:rPr>
        <w:t xml:space="preserve">MASK_RX_DS e RX_DS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dado enviado e chegou ACK</w:t>
      </w:r>
    </w:p>
    <w:p w14:paraId="64EAE24A" w14:textId="6910B193" w:rsidR="00D546EF" w:rsidRPr="00597284" w:rsidRDefault="00D546EF" w:rsidP="00D546EF">
      <w:pPr>
        <w:spacing w:after="0"/>
        <w:rPr>
          <w:color w:val="FF0000"/>
        </w:rPr>
      </w:pPr>
      <w:r w:rsidRPr="00597284">
        <w:rPr>
          <w:color w:val="FF0000"/>
        </w:rPr>
        <w:t xml:space="preserve">MASK_MAX_RT e MAX_RT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ultrapassou máximo de retransmissões</w:t>
      </w:r>
    </w:p>
    <w:p w14:paraId="46890CCE" w14:textId="77777777" w:rsidR="00D546EF" w:rsidRPr="00597284" w:rsidRDefault="00D546EF" w:rsidP="00D546EF">
      <w:pPr>
        <w:spacing w:after="0"/>
        <w:rPr>
          <w:color w:val="FF0000"/>
        </w:rPr>
      </w:pPr>
    </w:p>
    <w:p w14:paraId="7CCEAB7F" w14:textId="77777777" w:rsidR="00D546EF" w:rsidRPr="00597284" w:rsidRDefault="00D546EF" w:rsidP="00D546EF">
      <w:pPr>
        <w:spacing w:after="0"/>
        <w:rPr>
          <w:color w:val="FF0000"/>
        </w:rPr>
      </w:pPr>
    </w:p>
    <w:p w14:paraId="1EFE38E1" w14:textId="12BD2204" w:rsidR="00D546EF" w:rsidRPr="00597284" w:rsidRDefault="00D546EF" w:rsidP="00D546EF">
      <w:pPr>
        <w:spacing w:after="0"/>
        <w:rPr>
          <w:color w:val="FF0000"/>
        </w:rPr>
        <w:sectPr w:rsidR="00D546EF" w:rsidRPr="00597284" w:rsidSect="00D24AA6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3632CC12" w14:textId="045400E5" w:rsidR="00EC67EF" w:rsidRPr="00597284" w:rsidRDefault="004E0FE3" w:rsidP="007C4AC1">
      <w:pPr>
        <w:spacing w:after="120"/>
        <w:jc w:val="center"/>
        <w:rPr>
          <w:b/>
          <w:bCs/>
          <w:color w:val="FF0000"/>
          <w:sz w:val="40"/>
          <w:szCs w:val="40"/>
        </w:rPr>
      </w:pPr>
      <w:r w:rsidRPr="00597284">
        <w:rPr>
          <w:b/>
          <w:bCs/>
          <w:color w:val="FF0000"/>
          <w:sz w:val="40"/>
          <w:szCs w:val="40"/>
        </w:rPr>
        <w:lastRenderedPageBreak/>
        <w:t xml:space="preserve">Registradores - </w:t>
      </w:r>
      <w:r w:rsidR="00EC67EF" w:rsidRPr="00597284">
        <w:rPr>
          <w:b/>
          <w:bCs/>
          <w:color w:val="FF0000"/>
          <w:sz w:val="40"/>
          <w:szCs w:val="40"/>
        </w:rPr>
        <w:t>nRF24L01+</w:t>
      </w:r>
    </w:p>
    <w:p w14:paraId="25B30917" w14:textId="77777777" w:rsidR="007C4AC1" w:rsidRPr="00597284" w:rsidRDefault="007C4AC1" w:rsidP="007C4AC1">
      <w:pPr>
        <w:spacing w:after="120"/>
        <w:jc w:val="center"/>
        <w:rPr>
          <w:b/>
          <w:bCs/>
          <w:color w:val="FF0000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583"/>
        <w:gridCol w:w="1483"/>
        <w:gridCol w:w="1572"/>
        <w:gridCol w:w="1539"/>
        <w:gridCol w:w="1706"/>
        <w:gridCol w:w="1494"/>
        <w:gridCol w:w="1328"/>
        <w:gridCol w:w="1550"/>
        <w:gridCol w:w="1572"/>
      </w:tblGrid>
      <w:tr w:rsidR="00597284" w:rsidRPr="00597284" w14:paraId="455A7EBD" w14:textId="77777777" w:rsidTr="00B4227A">
        <w:trPr>
          <w:jc w:val="center"/>
        </w:trPr>
        <w:tc>
          <w:tcPr>
            <w:tcW w:w="1583" w:type="dxa"/>
            <w:vAlign w:val="center"/>
          </w:tcPr>
          <w:p w14:paraId="54191ABC" w14:textId="77777777" w:rsidR="00FD5497" w:rsidRPr="00597284" w:rsidRDefault="00FD5497" w:rsidP="00FD5497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483" w:type="dxa"/>
            <w:tcBorders>
              <w:bottom w:val="single" w:sz="4" w:space="0" w:color="auto"/>
            </w:tcBorders>
            <w:vAlign w:val="center"/>
          </w:tcPr>
          <w:p w14:paraId="622392A9" w14:textId="77777777" w:rsidR="00FD5497" w:rsidRPr="00597284" w:rsidRDefault="00FD5497" w:rsidP="00FD5497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7</w:t>
            </w:r>
          </w:p>
        </w:tc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14:paraId="09BE3A9C" w14:textId="77777777" w:rsidR="00FD5497" w:rsidRPr="00597284" w:rsidRDefault="00FD5497" w:rsidP="00FD5497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6</w:t>
            </w:r>
          </w:p>
        </w:tc>
        <w:tc>
          <w:tcPr>
            <w:tcW w:w="1539" w:type="dxa"/>
            <w:tcBorders>
              <w:bottom w:val="single" w:sz="4" w:space="0" w:color="auto"/>
            </w:tcBorders>
            <w:vAlign w:val="center"/>
          </w:tcPr>
          <w:p w14:paraId="61DB24A6" w14:textId="77777777" w:rsidR="00FD5497" w:rsidRPr="00597284" w:rsidRDefault="00FD5497" w:rsidP="00FD5497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5</w:t>
            </w:r>
          </w:p>
        </w:tc>
        <w:tc>
          <w:tcPr>
            <w:tcW w:w="1706" w:type="dxa"/>
            <w:tcBorders>
              <w:bottom w:val="single" w:sz="4" w:space="0" w:color="auto"/>
            </w:tcBorders>
            <w:vAlign w:val="center"/>
          </w:tcPr>
          <w:p w14:paraId="2F19D410" w14:textId="77777777" w:rsidR="00FD5497" w:rsidRPr="00597284" w:rsidRDefault="00FD5497" w:rsidP="00FD5497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4</w:t>
            </w:r>
          </w:p>
        </w:tc>
        <w:tc>
          <w:tcPr>
            <w:tcW w:w="1494" w:type="dxa"/>
            <w:tcBorders>
              <w:bottom w:val="single" w:sz="4" w:space="0" w:color="auto"/>
            </w:tcBorders>
            <w:vAlign w:val="center"/>
          </w:tcPr>
          <w:p w14:paraId="0CE948E6" w14:textId="77777777" w:rsidR="00FD5497" w:rsidRPr="00597284" w:rsidRDefault="00FD5497" w:rsidP="00FD5497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3</w:t>
            </w:r>
          </w:p>
        </w:tc>
        <w:tc>
          <w:tcPr>
            <w:tcW w:w="1328" w:type="dxa"/>
            <w:tcBorders>
              <w:bottom w:val="single" w:sz="4" w:space="0" w:color="auto"/>
            </w:tcBorders>
            <w:vAlign w:val="center"/>
          </w:tcPr>
          <w:p w14:paraId="6C9E6649" w14:textId="77777777" w:rsidR="00FD5497" w:rsidRPr="00597284" w:rsidRDefault="00FD5497" w:rsidP="00FD5497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2</w:t>
            </w:r>
          </w:p>
        </w:tc>
        <w:tc>
          <w:tcPr>
            <w:tcW w:w="1550" w:type="dxa"/>
            <w:tcBorders>
              <w:bottom w:val="single" w:sz="4" w:space="0" w:color="auto"/>
            </w:tcBorders>
            <w:vAlign w:val="center"/>
          </w:tcPr>
          <w:p w14:paraId="13C6EA58" w14:textId="77777777" w:rsidR="00FD5497" w:rsidRPr="00597284" w:rsidRDefault="00FD5497" w:rsidP="00FD5497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14:paraId="5118F421" w14:textId="77777777" w:rsidR="00FD5497" w:rsidRPr="00597284" w:rsidRDefault="00FD5497" w:rsidP="00FD5497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</w:tr>
      <w:tr w:rsidR="00597284" w:rsidRPr="00597284" w14:paraId="392BF89D" w14:textId="77777777" w:rsidTr="00B4227A">
        <w:trPr>
          <w:jc w:val="center"/>
        </w:trPr>
        <w:tc>
          <w:tcPr>
            <w:tcW w:w="1583" w:type="dxa"/>
            <w:vMerge w:val="restart"/>
            <w:vAlign w:val="center"/>
          </w:tcPr>
          <w:p w14:paraId="547C94AE" w14:textId="4A60BFF6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00</w:t>
            </w:r>
          </w:p>
          <w:p w14:paraId="6CD9806E" w14:textId="26A64A49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CONFIG</w:t>
            </w:r>
          </w:p>
        </w:tc>
        <w:tc>
          <w:tcPr>
            <w:tcW w:w="1483" w:type="dxa"/>
            <w:shd w:val="clear" w:color="auto" w:fill="D9D9D9" w:themeFill="background1" w:themeFillShade="D9"/>
            <w:vAlign w:val="center"/>
          </w:tcPr>
          <w:p w14:paraId="6F20E42F" w14:textId="6377D15D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5BDED263" w14:textId="3F3DD013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MASK_RX_DR</w:t>
            </w:r>
          </w:p>
        </w:tc>
        <w:tc>
          <w:tcPr>
            <w:tcW w:w="1539" w:type="dxa"/>
            <w:shd w:val="clear" w:color="auto" w:fill="D9D9D9" w:themeFill="background1" w:themeFillShade="D9"/>
            <w:vAlign w:val="center"/>
          </w:tcPr>
          <w:p w14:paraId="0E3A0ECA" w14:textId="4164437E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MASK_TX_DS</w:t>
            </w:r>
          </w:p>
        </w:tc>
        <w:tc>
          <w:tcPr>
            <w:tcW w:w="1706" w:type="dxa"/>
            <w:shd w:val="clear" w:color="auto" w:fill="D9D9D9" w:themeFill="background1" w:themeFillShade="D9"/>
            <w:vAlign w:val="center"/>
          </w:tcPr>
          <w:p w14:paraId="6456014B" w14:textId="03555CF7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MASK_MAX_RT</w:t>
            </w:r>
          </w:p>
        </w:tc>
        <w:tc>
          <w:tcPr>
            <w:tcW w:w="1494" w:type="dxa"/>
            <w:shd w:val="clear" w:color="auto" w:fill="D9D9D9" w:themeFill="background1" w:themeFillShade="D9"/>
            <w:vAlign w:val="center"/>
          </w:tcPr>
          <w:p w14:paraId="527C9700" w14:textId="33793ECD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EM_CRC</w:t>
            </w:r>
          </w:p>
        </w:tc>
        <w:tc>
          <w:tcPr>
            <w:tcW w:w="1328" w:type="dxa"/>
            <w:shd w:val="clear" w:color="auto" w:fill="D9D9D9" w:themeFill="background1" w:themeFillShade="D9"/>
            <w:vAlign w:val="center"/>
          </w:tcPr>
          <w:p w14:paraId="10B9C567" w14:textId="343B83E4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CRCO</w:t>
            </w:r>
          </w:p>
        </w:tc>
        <w:tc>
          <w:tcPr>
            <w:tcW w:w="1550" w:type="dxa"/>
            <w:shd w:val="clear" w:color="auto" w:fill="D9D9D9" w:themeFill="background1" w:themeFillShade="D9"/>
            <w:vAlign w:val="center"/>
          </w:tcPr>
          <w:p w14:paraId="41D6B132" w14:textId="44877763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PWR_UP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6458AE84" w14:textId="249A6054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PRIM_RX</w:t>
            </w:r>
          </w:p>
        </w:tc>
      </w:tr>
      <w:tr w:rsidR="00597284" w:rsidRPr="00597284" w14:paraId="3CD6C6CA" w14:textId="77777777" w:rsidTr="00B4227A">
        <w:trPr>
          <w:jc w:val="center"/>
        </w:trPr>
        <w:tc>
          <w:tcPr>
            <w:tcW w:w="1583" w:type="dxa"/>
            <w:vMerge/>
            <w:vAlign w:val="center"/>
          </w:tcPr>
          <w:p w14:paraId="66ED5FC5" w14:textId="77777777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483" w:type="dxa"/>
            <w:tcBorders>
              <w:bottom w:val="single" w:sz="4" w:space="0" w:color="auto"/>
            </w:tcBorders>
            <w:vAlign w:val="center"/>
          </w:tcPr>
          <w:p w14:paraId="3B80065F" w14:textId="77777777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14:paraId="39814361" w14:textId="0528B24E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539" w:type="dxa"/>
            <w:tcBorders>
              <w:bottom w:val="single" w:sz="4" w:space="0" w:color="auto"/>
            </w:tcBorders>
            <w:vAlign w:val="center"/>
          </w:tcPr>
          <w:p w14:paraId="2F02A40D" w14:textId="6C61F609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706" w:type="dxa"/>
            <w:tcBorders>
              <w:bottom w:val="single" w:sz="4" w:space="0" w:color="auto"/>
            </w:tcBorders>
            <w:vAlign w:val="center"/>
          </w:tcPr>
          <w:p w14:paraId="135C48F6" w14:textId="202CA927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494" w:type="dxa"/>
            <w:tcBorders>
              <w:bottom w:val="single" w:sz="4" w:space="0" w:color="auto"/>
            </w:tcBorders>
            <w:vAlign w:val="center"/>
          </w:tcPr>
          <w:p w14:paraId="5667CEB9" w14:textId="0B7EF293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328" w:type="dxa"/>
            <w:tcBorders>
              <w:bottom w:val="single" w:sz="4" w:space="0" w:color="auto"/>
            </w:tcBorders>
            <w:vAlign w:val="center"/>
          </w:tcPr>
          <w:p w14:paraId="67726260" w14:textId="471854ED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550" w:type="dxa"/>
            <w:tcBorders>
              <w:bottom w:val="single" w:sz="4" w:space="0" w:color="auto"/>
            </w:tcBorders>
            <w:vAlign w:val="center"/>
          </w:tcPr>
          <w:p w14:paraId="2A34EE8B" w14:textId="57CF4F0C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14:paraId="4BB01307" w14:textId="5C62DD44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597284" w:rsidRPr="00597284" w14:paraId="497CA43B" w14:textId="77777777" w:rsidTr="00B4227A">
        <w:trPr>
          <w:jc w:val="center"/>
        </w:trPr>
        <w:tc>
          <w:tcPr>
            <w:tcW w:w="1583" w:type="dxa"/>
            <w:vMerge w:val="restart"/>
            <w:vAlign w:val="center"/>
          </w:tcPr>
          <w:p w14:paraId="30E57953" w14:textId="47A87FBE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01</w:t>
            </w:r>
          </w:p>
          <w:p w14:paraId="169505A8" w14:textId="7CB117A8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EN_AA</w:t>
            </w:r>
          </w:p>
        </w:tc>
        <w:tc>
          <w:tcPr>
            <w:tcW w:w="1483" w:type="dxa"/>
            <w:shd w:val="clear" w:color="auto" w:fill="D9D9D9" w:themeFill="background1" w:themeFillShade="D9"/>
            <w:vAlign w:val="center"/>
          </w:tcPr>
          <w:p w14:paraId="6E06C270" w14:textId="781D9D94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145E3CAC" w14:textId="7AE2871A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39" w:type="dxa"/>
            <w:shd w:val="clear" w:color="auto" w:fill="D9D9D9" w:themeFill="background1" w:themeFillShade="D9"/>
            <w:vAlign w:val="center"/>
          </w:tcPr>
          <w:p w14:paraId="7E4A613B" w14:textId="23C089B9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ENAA_P5</w:t>
            </w:r>
          </w:p>
        </w:tc>
        <w:tc>
          <w:tcPr>
            <w:tcW w:w="1706" w:type="dxa"/>
            <w:shd w:val="clear" w:color="auto" w:fill="D9D9D9" w:themeFill="background1" w:themeFillShade="D9"/>
            <w:vAlign w:val="center"/>
          </w:tcPr>
          <w:p w14:paraId="068110F8" w14:textId="617D007C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ENAA_P4</w:t>
            </w:r>
          </w:p>
        </w:tc>
        <w:tc>
          <w:tcPr>
            <w:tcW w:w="1494" w:type="dxa"/>
            <w:shd w:val="clear" w:color="auto" w:fill="D9D9D9" w:themeFill="background1" w:themeFillShade="D9"/>
            <w:vAlign w:val="center"/>
          </w:tcPr>
          <w:p w14:paraId="2074A960" w14:textId="5F500997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ENAA_P3</w:t>
            </w:r>
          </w:p>
        </w:tc>
        <w:tc>
          <w:tcPr>
            <w:tcW w:w="1328" w:type="dxa"/>
            <w:shd w:val="clear" w:color="auto" w:fill="D9D9D9" w:themeFill="background1" w:themeFillShade="D9"/>
            <w:vAlign w:val="center"/>
          </w:tcPr>
          <w:p w14:paraId="369292F4" w14:textId="34F9A866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ENAA_P2</w:t>
            </w:r>
          </w:p>
        </w:tc>
        <w:tc>
          <w:tcPr>
            <w:tcW w:w="1550" w:type="dxa"/>
            <w:shd w:val="clear" w:color="auto" w:fill="D9D9D9" w:themeFill="background1" w:themeFillShade="D9"/>
            <w:vAlign w:val="center"/>
          </w:tcPr>
          <w:p w14:paraId="301C74A1" w14:textId="40F7B44B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ENAA_P1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4EB32419" w14:textId="7FC43777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ENAA_P0</w:t>
            </w:r>
          </w:p>
        </w:tc>
      </w:tr>
      <w:tr w:rsidR="00597284" w:rsidRPr="00597284" w14:paraId="030795AA" w14:textId="77777777" w:rsidTr="00B4227A">
        <w:trPr>
          <w:jc w:val="center"/>
        </w:trPr>
        <w:tc>
          <w:tcPr>
            <w:tcW w:w="1583" w:type="dxa"/>
            <w:vMerge/>
            <w:vAlign w:val="center"/>
          </w:tcPr>
          <w:p w14:paraId="4DB53A68" w14:textId="77777777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483" w:type="dxa"/>
            <w:tcBorders>
              <w:bottom w:val="single" w:sz="4" w:space="0" w:color="auto"/>
            </w:tcBorders>
            <w:vAlign w:val="center"/>
          </w:tcPr>
          <w:p w14:paraId="3C8E92DB" w14:textId="77777777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14:paraId="44A4A4B0" w14:textId="77777777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39" w:type="dxa"/>
            <w:tcBorders>
              <w:bottom w:val="single" w:sz="4" w:space="0" w:color="auto"/>
            </w:tcBorders>
            <w:vAlign w:val="center"/>
          </w:tcPr>
          <w:p w14:paraId="7B4ED890" w14:textId="7C4395C0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706" w:type="dxa"/>
            <w:tcBorders>
              <w:bottom w:val="single" w:sz="4" w:space="0" w:color="auto"/>
            </w:tcBorders>
            <w:vAlign w:val="center"/>
          </w:tcPr>
          <w:p w14:paraId="1AD70A58" w14:textId="1B0725D8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494" w:type="dxa"/>
            <w:tcBorders>
              <w:bottom w:val="single" w:sz="4" w:space="0" w:color="auto"/>
            </w:tcBorders>
            <w:vAlign w:val="center"/>
          </w:tcPr>
          <w:p w14:paraId="46B49986" w14:textId="4D218C10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328" w:type="dxa"/>
            <w:tcBorders>
              <w:bottom w:val="single" w:sz="4" w:space="0" w:color="auto"/>
            </w:tcBorders>
            <w:vAlign w:val="center"/>
          </w:tcPr>
          <w:p w14:paraId="1972956E" w14:textId="6EBC6953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550" w:type="dxa"/>
            <w:tcBorders>
              <w:bottom w:val="single" w:sz="4" w:space="0" w:color="auto"/>
            </w:tcBorders>
            <w:vAlign w:val="center"/>
          </w:tcPr>
          <w:p w14:paraId="5BDB5814" w14:textId="73F73BC2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14:paraId="08CEDD2C" w14:textId="57E12938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597284" w:rsidRPr="00597284" w14:paraId="37B751D7" w14:textId="77777777" w:rsidTr="00B4227A">
        <w:trPr>
          <w:jc w:val="center"/>
        </w:trPr>
        <w:tc>
          <w:tcPr>
            <w:tcW w:w="1583" w:type="dxa"/>
            <w:vMerge w:val="restart"/>
            <w:vAlign w:val="center"/>
          </w:tcPr>
          <w:p w14:paraId="619157C6" w14:textId="2FEE4912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02</w:t>
            </w:r>
          </w:p>
          <w:p w14:paraId="55054278" w14:textId="1BBDF5F4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EN_RXADDR</w:t>
            </w:r>
          </w:p>
        </w:tc>
        <w:tc>
          <w:tcPr>
            <w:tcW w:w="1483" w:type="dxa"/>
            <w:shd w:val="clear" w:color="auto" w:fill="D9D9D9" w:themeFill="background1" w:themeFillShade="D9"/>
            <w:vAlign w:val="center"/>
          </w:tcPr>
          <w:p w14:paraId="45D3D9C6" w14:textId="0A676C4E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6B566C26" w14:textId="2AB28B5C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39" w:type="dxa"/>
            <w:shd w:val="clear" w:color="auto" w:fill="D9D9D9" w:themeFill="background1" w:themeFillShade="D9"/>
            <w:vAlign w:val="center"/>
          </w:tcPr>
          <w:p w14:paraId="6D7FEB3B" w14:textId="03175D19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ERX_P5</w:t>
            </w:r>
          </w:p>
        </w:tc>
        <w:tc>
          <w:tcPr>
            <w:tcW w:w="1706" w:type="dxa"/>
            <w:shd w:val="clear" w:color="auto" w:fill="D9D9D9" w:themeFill="background1" w:themeFillShade="D9"/>
            <w:vAlign w:val="center"/>
          </w:tcPr>
          <w:p w14:paraId="5F703955" w14:textId="3C82C705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ERX_P4</w:t>
            </w:r>
          </w:p>
        </w:tc>
        <w:tc>
          <w:tcPr>
            <w:tcW w:w="1494" w:type="dxa"/>
            <w:shd w:val="clear" w:color="auto" w:fill="D9D9D9" w:themeFill="background1" w:themeFillShade="D9"/>
            <w:vAlign w:val="center"/>
          </w:tcPr>
          <w:p w14:paraId="6F54584E" w14:textId="10D04B58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ERX_P3</w:t>
            </w:r>
          </w:p>
        </w:tc>
        <w:tc>
          <w:tcPr>
            <w:tcW w:w="1328" w:type="dxa"/>
            <w:shd w:val="clear" w:color="auto" w:fill="D9D9D9" w:themeFill="background1" w:themeFillShade="D9"/>
            <w:vAlign w:val="center"/>
          </w:tcPr>
          <w:p w14:paraId="11CC8DCB" w14:textId="48DCA368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ERX_P2</w:t>
            </w:r>
          </w:p>
        </w:tc>
        <w:tc>
          <w:tcPr>
            <w:tcW w:w="1550" w:type="dxa"/>
            <w:shd w:val="clear" w:color="auto" w:fill="D9D9D9" w:themeFill="background1" w:themeFillShade="D9"/>
            <w:vAlign w:val="center"/>
          </w:tcPr>
          <w:p w14:paraId="6F68561F" w14:textId="5C2AA351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ERX_P1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10BCD801" w14:textId="37F6A06E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ERX_P0</w:t>
            </w:r>
          </w:p>
        </w:tc>
      </w:tr>
      <w:tr w:rsidR="00597284" w:rsidRPr="00597284" w14:paraId="022AF106" w14:textId="77777777" w:rsidTr="00B4227A">
        <w:trPr>
          <w:jc w:val="center"/>
        </w:trPr>
        <w:tc>
          <w:tcPr>
            <w:tcW w:w="1583" w:type="dxa"/>
            <w:vMerge/>
            <w:vAlign w:val="center"/>
          </w:tcPr>
          <w:p w14:paraId="0ECB76C8" w14:textId="77777777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483" w:type="dxa"/>
            <w:tcBorders>
              <w:bottom w:val="single" w:sz="4" w:space="0" w:color="auto"/>
            </w:tcBorders>
            <w:vAlign w:val="center"/>
          </w:tcPr>
          <w:p w14:paraId="2E9889AF" w14:textId="77777777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14:paraId="2CE6CCCD" w14:textId="77777777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39" w:type="dxa"/>
            <w:tcBorders>
              <w:bottom w:val="single" w:sz="4" w:space="0" w:color="auto"/>
            </w:tcBorders>
            <w:vAlign w:val="center"/>
          </w:tcPr>
          <w:p w14:paraId="2D4BA03A" w14:textId="3D8FFCC7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706" w:type="dxa"/>
            <w:tcBorders>
              <w:bottom w:val="single" w:sz="4" w:space="0" w:color="auto"/>
            </w:tcBorders>
            <w:vAlign w:val="center"/>
          </w:tcPr>
          <w:p w14:paraId="494E9D0C" w14:textId="64DAEBAB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494" w:type="dxa"/>
            <w:tcBorders>
              <w:bottom w:val="single" w:sz="4" w:space="0" w:color="auto"/>
            </w:tcBorders>
            <w:vAlign w:val="center"/>
          </w:tcPr>
          <w:p w14:paraId="67EBB63D" w14:textId="6CF096ED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328" w:type="dxa"/>
            <w:tcBorders>
              <w:bottom w:val="single" w:sz="4" w:space="0" w:color="auto"/>
            </w:tcBorders>
            <w:vAlign w:val="center"/>
          </w:tcPr>
          <w:p w14:paraId="58BB3D0B" w14:textId="799F3CE8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550" w:type="dxa"/>
            <w:tcBorders>
              <w:bottom w:val="single" w:sz="4" w:space="0" w:color="auto"/>
            </w:tcBorders>
            <w:vAlign w:val="center"/>
          </w:tcPr>
          <w:p w14:paraId="2221A4A4" w14:textId="1363E044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14:paraId="7FB5F2A7" w14:textId="1AB7AC90" w:rsidR="00083449" w:rsidRPr="00597284" w:rsidRDefault="0008344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597284" w:rsidRPr="00597284" w14:paraId="665D810D" w14:textId="77777777" w:rsidTr="0057257C">
        <w:trPr>
          <w:jc w:val="center"/>
        </w:trPr>
        <w:tc>
          <w:tcPr>
            <w:tcW w:w="1583" w:type="dxa"/>
            <w:vMerge w:val="restart"/>
            <w:vAlign w:val="center"/>
          </w:tcPr>
          <w:p w14:paraId="38820FF4" w14:textId="77777777" w:rsidR="00B4227A" w:rsidRPr="00597284" w:rsidRDefault="00B4227A" w:rsidP="0008344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03</w:t>
            </w:r>
          </w:p>
          <w:p w14:paraId="446D2C80" w14:textId="6447C4D3" w:rsidR="00B4227A" w:rsidRPr="00597284" w:rsidRDefault="00B4227A" w:rsidP="0008344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SETUP_AW</w:t>
            </w:r>
          </w:p>
        </w:tc>
        <w:tc>
          <w:tcPr>
            <w:tcW w:w="1483" w:type="dxa"/>
            <w:shd w:val="clear" w:color="auto" w:fill="D9D9D9" w:themeFill="background1" w:themeFillShade="D9"/>
            <w:vAlign w:val="center"/>
          </w:tcPr>
          <w:p w14:paraId="2B51029F" w14:textId="690C8CB5" w:rsidR="00B4227A" w:rsidRPr="00597284" w:rsidRDefault="00B4227A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5DDE4941" w14:textId="1B9B2576" w:rsidR="00B4227A" w:rsidRPr="00597284" w:rsidRDefault="00B4227A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39" w:type="dxa"/>
            <w:shd w:val="clear" w:color="auto" w:fill="D9D9D9" w:themeFill="background1" w:themeFillShade="D9"/>
            <w:vAlign w:val="center"/>
          </w:tcPr>
          <w:p w14:paraId="33AD24FF" w14:textId="49E7A79B" w:rsidR="00B4227A" w:rsidRPr="00597284" w:rsidRDefault="00B4227A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706" w:type="dxa"/>
            <w:shd w:val="clear" w:color="auto" w:fill="D9D9D9" w:themeFill="background1" w:themeFillShade="D9"/>
            <w:vAlign w:val="center"/>
          </w:tcPr>
          <w:p w14:paraId="14711113" w14:textId="79109DF0" w:rsidR="00B4227A" w:rsidRPr="00597284" w:rsidRDefault="00B4227A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494" w:type="dxa"/>
            <w:shd w:val="clear" w:color="auto" w:fill="D9D9D9" w:themeFill="background1" w:themeFillShade="D9"/>
            <w:vAlign w:val="center"/>
          </w:tcPr>
          <w:p w14:paraId="50A8AF7D" w14:textId="34EE54CD" w:rsidR="00B4227A" w:rsidRPr="00597284" w:rsidRDefault="00B4227A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328" w:type="dxa"/>
            <w:shd w:val="clear" w:color="auto" w:fill="D9D9D9" w:themeFill="background1" w:themeFillShade="D9"/>
            <w:vAlign w:val="center"/>
          </w:tcPr>
          <w:p w14:paraId="726120FA" w14:textId="1F557CE7" w:rsidR="00B4227A" w:rsidRPr="00597284" w:rsidRDefault="00B4227A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3122" w:type="dxa"/>
            <w:gridSpan w:val="2"/>
            <w:shd w:val="clear" w:color="auto" w:fill="D9D9D9" w:themeFill="background1" w:themeFillShade="D9"/>
            <w:vAlign w:val="center"/>
          </w:tcPr>
          <w:p w14:paraId="5DE647CE" w14:textId="15AA3D3E" w:rsidR="00B4227A" w:rsidRPr="00597284" w:rsidRDefault="00B4227A" w:rsidP="00B4227A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AW</w:t>
            </w:r>
          </w:p>
        </w:tc>
      </w:tr>
      <w:tr w:rsidR="00597284" w:rsidRPr="00597284" w14:paraId="214F2FF3" w14:textId="77777777" w:rsidTr="0057257C">
        <w:trPr>
          <w:jc w:val="center"/>
        </w:trPr>
        <w:tc>
          <w:tcPr>
            <w:tcW w:w="1583" w:type="dxa"/>
            <w:vMerge/>
            <w:vAlign w:val="center"/>
          </w:tcPr>
          <w:p w14:paraId="2C2CBA0C" w14:textId="77777777" w:rsidR="00412BEF" w:rsidRPr="00597284" w:rsidRDefault="00412BEF" w:rsidP="0008344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483" w:type="dxa"/>
            <w:tcBorders>
              <w:bottom w:val="single" w:sz="4" w:space="0" w:color="auto"/>
            </w:tcBorders>
            <w:vAlign w:val="center"/>
          </w:tcPr>
          <w:p w14:paraId="4AEA2E88" w14:textId="77777777" w:rsidR="00412BEF" w:rsidRPr="00597284" w:rsidRDefault="00412BEF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14:paraId="1507FEE3" w14:textId="77777777" w:rsidR="00412BEF" w:rsidRPr="00597284" w:rsidRDefault="00412BEF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39" w:type="dxa"/>
            <w:tcBorders>
              <w:bottom w:val="single" w:sz="4" w:space="0" w:color="auto"/>
            </w:tcBorders>
            <w:vAlign w:val="center"/>
          </w:tcPr>
          <w:p w14:paraId="6EC9F805" w14:textId="77777777" w:rsidR="00412BEF" w:rsidRPr="00597284" w:rsidRDefault="00412BEF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706" w:type="dxa"/>
            <w:tcBorders>
              <w:bottom w:val="single" w:sz="4" w:space="0" w:color="auto"/>
            </w:tcBorders>
            <w:vAlign w:val="center"/>
          </w:tcPr>
          <w:p w14:paraId="553CC270" w14:textId="77777777" w:rsidR="00412BEF" w:rsidRPr="00597284" w:rsidRDefault="00412BEF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494" w:type="dxa"/>
            <w:tcBorders>
              <w:bottom w:val="single" w:sz="4" w:space="0" w:color="auto"/>
            </w:tcBorders>
            <w:vAlign w:val="center"/>
          </w:tcPr>
          <w:p w14:paraId="16FC2ED0" w14:textId="77777777" w:rsidR="00412BEF" w:rsidRPr="00597284" w:rsidRDefault="00412BEF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328" w:type="dxa"/>
            <w:tcBorders>
              <w:bottom w:val="single" w:sz="4" w:space="0" w:color="auto"/>
            </w:tcBorders>
            <w:vAlign w:val="center"/>
          </w:tcPr>
          <w:p w14:paraId="639C9928" w14:textId="77777777" w:rsidR="00412BEF" w:rsidRPr="00597284" w:rsidRDefault="00412BEF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3122" w:type="dxa"/>
            <w:gridSpan w:val="2"/>
            <w:tcBorders>
              <w:bottom w:val="single" w:sz="4" w:space="0" w:color="auto"/>
            </w:tcBorders>
            <w:vAlign w:val="center"/>
          </w:tcPr>
          <w:p w14:paraId="3B64B3B6" w14:textId="2DA56D5B" w:rsidR="00412BEF" w:rsidRPr="00597284" w:rsidRDefault="00412BEF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597284" w:rsidRPr="00597284" w14:paraId="5B293D0B" w14:textId="77777777" w:rsidTr="0057257C">
        <w:trPr>
          <w:jc w:val="center"/>
        </w:trPr>
        <w:tc>
          <w:tcPr>
            <w:tcW w:w="1583" w:type="dxa"/>
            <w:vMerge w:val="restart"/>
            <w:vAlign w:val="center"/>
          </w:tcPr>
          <w:p w14:paraId="5018C65D" w14:textId="579ECC8B" w:rsidR="00B4227A" w:rsidRPr="00597284" w:rsidRDefault="00B4227A" w:rsidP="0008344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04</w:t>
            </w:r>
          </w:p>
          <w:p w14:paraId="75EF4727" w14:textId="12CA9F3A" w:rsidR="00B4227A" w:rsidRPr="00597284" w:rsidRDefault="00B4227A" w:rsidP="0008344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SETUP_RETR</w:t>
            </w:r>
          </w:p>
        </w:tc>
        <w:tc>
          <w:tcPr>
            <w:tcW w:w="6300" w:type="dxa"/>
            <w:gridSpan w:val="4"/>
            <w:shd w:val="clear" w:color="auto" w:fill="D9D9D9" w:themeFill="background1" w:themeFillShade="D9"/>
            <w:vAlign w:val="center"/>
          </w:tcPr>
          <w:p w14:paraId="61FD986E" w14:textId="0A4B6F2A" w:rsidR="00B4227A" w:rsidRPr="00597284" w:rsidRDefault="00B4227A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ARD</w:t>
            </w:r>
          </w:p>
        </w:tc>
        <w:tc>
          <w:tcPr>
            <w:tcW w:w="5944" w:type="dxa"/>
            <w:gridSpan w:val="4"/>
            <w:shd w:val="clear" w:color="auto" w:fill="D9D9D9" w:themeFill="background1" w:themeFillShade="D9"/>
            <w:vAlign w:val="center"/>
          </w:tcPr>
          <w:p w14:paraId="7B5085C8" w14:textId="0D5CE934" w:rsidR="00B4227A" w:rsidRPr="00597284" w:rsidRDefault="00B4227A" w:rsidP="00B4227A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ARC</w:t>
            </w:r>
          </w:p>
        </w:tc>
      </w:tr>
      <w:tr w:rsidR="00597284" w:rsidRPr="00597284" w14:paraId="6101F605" w14:textId="77777777" w:rsidTr="0057257C">
        <w:trPr>
          <w:jc w:val="center"/>
        </w:trPr>
        <w:tc>
          <w:tcPr>
            <w:tcW w:w="1583" w:type="dxa"/>
            <w:vMerge/>
            <w:vAlign w:val="center"/>
          </w:tcPr>
          <w:p w14:paraId="5817C4B5" w14:textId="77777777" w:rsidR="00412BEF" w:rsidRPr="00597284" w:rsidRDefault="00412BEF" w:rsidP="0008344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6300" w:type="dxa"/>
            <w:gridSpan w:val="4"/>
            <w:tcBorders>
              <w:bottom w:val="single" w:sz="4" w:space="0" w:color="auto"/>
            </w:tcBorders>
            <w:vAlign w:val="center"/>
          </w:tcPr>
          <w:p w14:paraId="480C34AD" w14:textId="547117D6" w:rsidR="00412BEF" w:rsidRPr="00597284" w:rsidRDefault="00412BEF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5944" w:type="dxa"/>
            <w:gridSpan w:val="4"/>
            <w:tcBorders>
              <w:bottom w:val="single" w:sz="4" w:space="0" w:color="auto"/>
            </w:tcBorders>
            <w:vAlign w:val="center"/>
          </w:tcPr>
          <w:p w14:paraId="4EC46FCD" w14:textId="11AC3FD7" w:rsidR="00412BEF" w:rsidRPr="00597284" w:rsidRDefault="00412BEF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597284" w:rsidRPr="00597284" w14:paraId="704FD104" w14:textId="77777777" w:rsidTr="0057257C">
        <w:trPr>
          <w:jc w:val="center"/>
        </w:trPr>
        <w:tc>
          <w:tcPr>
            <w:tcW w:w="1583" w:type="dxa"/>
            <w:vMerge w:val="restart"/>
            <w:vAlign w:val="center"/>
          </w:tcPr>
          <w:p w14:paraId="063847B3" w14:textId="77777777" w:rsidR="00412BEF" w:rsidRPr="00597284" w:rsidRDefault="00412BEF" w:rsidP="0008344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05</w:t>
            </w:r>
          </w:p>
          <w:p w14:paraId="234802E6" w14:textId="63AC5308" w:rsidR="00412BEF" w:rsidRPr="00597284" w:rsidRDefault="00412BEF" w:rsidP="0008344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RF_CH</w:t>
            </w:r>
          </w:p>
        </w:tc>
        <w:tc>
          <w:tcPr>
            <w:tcW w:w="1483" w:type="dxa"/>
            <w:shd w:val="clear" w:color="auto" w:fill="D9D9D9" w:themeFill="background1" w:themeFillShade="D9"/>
            <w:vAlign w:val="center"/>
          </w:tcPr>
          <w:p w14:paraId="1CA3E64F" w14:textId="77777777" w:rsidR="00412BEF" w:rsidRPr="00597284" w:rsidRDefault="00412BEF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0761" w:type="dxa"/>
            <w:gridSpan w:val="7"/>
            <w:shd w:val="clear" w:color="auto" w:fill="D9D9D9" w:themeFill="background1" w:themeFillShade="D9"/>
            <w:vAlign w:val="center"/>
          </w:tcPr>
          <w:p w14:paraId="0F19EAC2" w14:textId="7D8BA742" w:rsidR="00412BEF" w:rsidRPr="00597284" w:rsidRDefault="00412BEF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RF_CH</w:t>
            </w:r>
          </w:p>
        </w:tc>
      </w:tr>
      <w:tr w:rsidR="00597284" w:rsidRPr="00597284" w14:paraId="62D461EA" w14:textId="77777777" w:rsidTr="0057257C">
        <w:trPr>
          <w:jc w:val="center"/>
        </w:trPr>
        <w:tc>
          <w:tcPr>
            <w:tcW w:w="1583" w:type="dxa"/>
            <w:vMerge/>
            <w:vAlign w:val="center"/>
          </w:tcPr>
          <w:p w14:paraId="41127DAA" w14:textId="77777777" w:rsidR="00412BEF" w:rsidRPr="00597284" w:rsidRDefault="00412BEF" w:rsidP="0008344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483" w:type="dxa"/>
            <w:tcBorders>
              <w:bottom w:val="single" w:sz="4" w:space="0" w:color="auto"/>
            </w:tcBorders>
            <w:vAlign w:val="center"/>
          </w:tcPr>
          <w:p w14:paraId="7D6BBC4B" w14:textId="77777777" w:rsidR="00412BEF" w:rsidRPr="00597284" w:rsidRDefault="00412BEF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761" w:type="dxa"/>
            <w:gridSpan w:val="7"/>
            <w:tcBorders>
              <w:bottom w:val="single" w:sz="4" w:space="0" w:color="auto"/>
            </w:tcBorders>
            <w:vAlign w:val="center"/>
          </w:tcPr>
          <w:p w14:paraId="1507AF14" w14:textId="719C935F" w:rsidR="00412BEF" w:rsidRPr="00597284" w:rsidRDefault="00412BEF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597284" w:rsidRPr="00597284" w14:paraId="32221114" w14:textId="77777777" w:rsidTr="0057257C">
        <w:trPr>
          <w:jc w:val="center"/>
        </w:trPr>
        <w:tc>
          <w:tcPr>
            <w:tcW w:w="1583" w:type="dxa"/>
            <w:vMerge w:val="restart"/>
            <w:vAlign w:val="center"/>
          </w:tcPr>
          <w:p w14:paraId="1E5D5136" w14:textId="77777777" w:rsidR="00412BEF" w:rsidRPr="00597284" w:rsidRDefault="00412BEF" w:rsidP="0008344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06</w:t>
            </w:r>
          </w:p>
          <w:p w14:paraId="08BD2B13" w14:textId="3F09BD70" w:rsidR="00412BEF" w:rsidRPr="00597284" w:rsidRDefault="00412BEF" w:rsidP="0008344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RF_SETUP</w:t>
            </w:r>
          </w:p>
        </w:tc>
        <w:tc>
          <w:tcPr>
            <w:tcW w:w="1483" w:type="dxa"/>
            <w:shd w:val="clear" w:color="auto" w:fill="D9D9D9" w:themeFill="background1" w:themeFillShade="D9"/>
            <w:vAlign w:val="center"/>
          </w:tcPr>
          <w:p w14:paraId="5C2A1BF1" w14:textId="7F7C987E" w:rsidR="00412BEF" w:rsidRPr="00597284" w:rsidRDefault="00412BEF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CONT_WAVE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567ED48D" w14:textId="2B9D7B92" w:rsidR="00412BEF" w:rsidRPr="00597284" w:rsidRDefault="00412BEF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39" w:type="dxa"/>
            <w:shd w:val="clear" w:color="auto" w:fill="D9D9D9" w:themeFill="background1" w:themeFillShade="D9"/>
            <w:vAlign w:val="center"/>
          </w:tcPr>
          <w:p w14:paraId="5AAD038E" w14:textId="56737A16" w:rsidR="00412BEF" w:rsidRPr="00597284" w:rsidRDefault="00412BEF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RF_DR_LOW</w:t>
            </w:r>
          </w:p>
        </w:tc>
        <w:tc>
          <w:tcPr>
            <w:tcW w:w="1706" w:type="dxa"/>
            <w:shd w:val="clear" w:color="auto" w:fill="D9D9D9" w:themeFill="background1" w:themeFillShade="D9"/>
            <w:vAlign w:val="center"/>
          </w:tcPr>
          <w:p w14:paraId="3A6E52BA" w14:textId="4BD38A09" w:rsidR="00412BEF" w:rsidRPr="00597284" w:rsidRDefault="00412BEF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PLL_LOCK</w:t>
            </w:r>
          </w:p>
        </w:tc>
        <w:tc>
          <w:tcPr>
            <w:tcW w:w="1494" w:type="dxa"/>
            <w:shd w:val="clear" w:color="auto" w:fill="D9D9D9" w:themeFill="background1" w:themeFillShade="D9"/>
            <w:vAlign w:val="center"/>
          </w:tcPr>
          <w:p w14:paraId="356871E1" w14:textId="3F3974D3" w:rsidR="00412BEF" w:rsidRPr="00597284" w:rsidRDefault="00412BEF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RF_DR_HIGH</w:t>
            </w:r>
          </w:p>
        </w:tc>
        <w:tc>
          <w:tcPr>
            <w:tcW w:w="2878" w:type="dxa"/>
            <w:gridSpan w:val="2"/>
            <w:shd w:val="clear" w:color="auto" w:fill="D9D9D9" w:themeFill="background1" w:themeFillShade="D9"/>
            <w:vAlign w:val="center"/>
          </w:tcPr>
          <w:p w14:paraId="39E274E7" w14:textId="69B5D6C6" w:rsidR="00412BEF" w:rsidRPr="00597284" w:rsidRDefault="00412BEF" w:rsidP="00412BEF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RF_PWR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3FAB8535" w14:textId="54C72650" w:rsidR="00412BEF" w:rsidRPr="00597284" w:rsidRDefault="004D2AD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X</w:t>
            </w:r>
          </w:p>
        </w:tc>
      </w:tr>
      <w:tr w:rsidR="00597284" w:rsidRPr="00597284" w14:paraId="1F708D36" w14:textId="77777777" w:rsidTr="0057257C">
        <w:trPr>
          <w:jc w:val="center"/>
        </w:trPr>
        <w:tc>
          <w:tcPr>
            <w:tcW w:w="1583" w:type="dxa"/>
            <w:vMerge/>
            <w:vAlign w:val="center"/>
          </w:tcPr>
          <w:p w14:paraId="5FF60966" w14:textId="77777777" w:rsidR="004D2AD9" w:rsidRPr="00597284" w:rsidRDefault="004D2AD9" w:rsidP="0008344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483" w:type="dxa"/>
            <w:tcBorders>
              <w:bottom w:val="single" w:sz="4" w:space="0" w:color="auto"/>
            </w:tcBorders>
            <w:vAlign w:val="center"/>
          </w:tcPr>
          <w:p w14:paraId="7CD385C9" w14:textId="2153916B" w:rsidR="004D2AD9" w:rsidRPr="00597284" w:rsidRDefault="004D2AD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14:paraId="59C07A43" w14:textId="77777777" w:rsidR="004D2AD9" w:rsidRPr="00597284" w:rsidRDefault="004D2AD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39" w:type="dxa"/>
            <w:tcBorders>
              <w:bottom w:val="single" w:sz="4" w:space="0" w:color="auto"/>
            </w:tcBorders>
            <w:vAlign w:val="center"/>
          </w:tcPr>
          <w:p w14:paraId="481F3B20" w14:textId="2F59C126" w:rsidR="004D2AD9" w:rsidRPr="00597284" w:rsidRDefault="004D2AD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706" w:type="dxa"/>
            <w:tcBorders>
              <w:bottom w:val="single" w:sz="4" w:space="0" w:color="auto"/>
            </w:tcBorders>
            <w:vAlign w:val="center"/>
          </w:tcPr>
          <w:p w14:paraId="712C0BD8" w14:textId="1EC965F9" w:rsidR="004D2AD9" w:rsidRPr="00597284" w:rsidRDefault="004D2AD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494" w:type="dxa"/>
            <w:tcBorders>
              <w:bottom w:val="single" w:sz="4" w:space="0" w:color="auto"/>
            </w:tcBorders>
            <w:vAlign w:val="center"/>
          </w:tcPr>
          <w:p w14:paraId="41CF59C6" w14:textId="77777777" w:rsidR="004D2AD9" w:rsidRPr="00597284" w:rsidRDefault="004D2AD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2878" w:type="dxa"/>
            <w:gridSpan w:val="2"/>
            <w:tcBorders>
              <w:bottom w:val="single" w:sz="4" w:space="0" w:color="auto"/>
            </w:tcBorders>
            <w:vAlign w:val="center"/>
          </w:tcPr>
          <w:p w14:paraId="72D67279" w14:textId="23066C1C" w:rsidR="004D2AD9" w:rsidRPr="00597284" w:rsidRDefault="004D2AD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14:paraId="27F28F4F" w14:textId="7EFF4EF2" w:rsidR="004D2AD9" w:rsidRPr="00597284" w:rsidRDefault="004D2AD9" w:rsidP="0008344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X</w:t>
            </w:r>
          </w:p>
        </w:tc>
      </w:tr>
      <w:tr w:rsidR="00597284" w:rsidRPr="00597284" w14:paraId="5815CBB7" w14:textId="77777777" w:rsidTr="0057257C">
        <w:trPr>
          <w:jc w:val="center"/>
        </w:trPr>
        <w:tc>
          <w:tcPr>
            <w:tcW w:w="1583" w:type="dxa"/>
            <w:vMerge w:val="restart"/>
            <w:vAlign w:val="center"/>
          </w:tcPr>
          <w:p w14:paraId="3DB60D2B" w14:textId="77777777" w:rsidR="004D2AD9" w:rsidRPr="00597284" w:rsidRDefault="004D2AD9" w:rsidP="0057257C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07</w:t>
            </w:r>
          </w:p>
          <w:p w14:paraId="6EC5A615" w14:textId="7146A1B2" w:rsidR="004D2AD9" w:rsidRPr="00597284" w:rsidRDefault="004D2AD9" w:rsidP="0057257C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STATUS</w:t>
            </w:r>
          </w:p>
        </w:tc>
        <w:tc>
          <w:tcPr>
            <w:tcW w:w="1483" w:type="dxa"/>
            <w:shd w:val="clear" w:color="auto" w:fill="D9D9D9" w:themeFill="background1" w:themeFillShade="D9"/>
            <w:vAlign w:val="center"/>
          </w:tcPr>
          <w:p w14:paraId="2F8154BD" w14:textId="5E0DE60E" w:rsidR="004D2AD9" w:rsidRPr="00597284" w:rsidRDefault="004D2AD9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0F9C99B9" w14:textId="6E209C78" w:rsidR="004D2AD9" w:rsidRPr="00597284" w:rsidRDefault="004D2AD9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RX_DR</w:t>
            </w:r>
          </w:p>
        </w:tc>
        <w:tc>
          <w:tcPr>
            <w:tcW w:w="1539" w:type="dxa"/>
            <w:shd w:val="clear" w:color="auto" w:fill="D9D9D9" w:themeFill="background1" w:themeFillShade="D9"/>
            <w:vAlign w:val="center"/>
          </w:tcPr>
          <w:p w14:paraId="05C2177E" w14:textId="451E5116" w:rsidR="004D2AD9" w:rsidRPr="00597284" w:rsidRDefault="004D2AD9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TX_DS</w:t>
            </w:r>
          </w:p>
        </w:tc>
        <w:tc>
          <w:tcPr>
            <w:tcW w:w="1706" w:type="dxa"/>
            <w:shd w:val="clear" w:color="auto" w:fill="D9D9D9" w:themeFill="background1" w:themeFillShade="D9"/>
            <w:vAlign w:val="center"/>
          </w:tcPr>
          <w:p w14:paraId="020BE29E" w14:textId="6F47E715" w:rsidR="004D2AD9" w:rsidRPr="00597284" w:rsidRDefault="004D2AD9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MAX_RT</w:t>
            </w:r>
          </w:p>
        </w:tc>
        <w:tc>
          <w:tcPr>
            <w:tcW w:w="4372" w:type="dxa"/>
            <w:gridSpan w:val="3"/>
            <w:shd w:val="clear" w:color="auto" w:fill="D9D9D9" w:themeFill="background1" w:themeFillShade="D9"/>
            <w:vAlign w:val="center"/>
          </w:tcPr>
          <w:p w14:paraId="6099FEF3" w14:textId="0A5C549F" w:rsidR="004D2AD9" w:rsidRPr="00597284" w:rsidRDefault="004D2AD9" w:rsidP="004D2AD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RX_P_NO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0ED68E17" w14:textId="541FC427" w:rsidR="004D2AD9" w:rsidRPr="00597284" w:rsidRDefault="004D2AD9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TX_FULL</w:t>
            </w:r>
          </w:p>
        </w:tc>
      </w:tr>
      <w:tr w:rsidR="00597284" w:rsidRPr="00597284" w14:paraId="5ED91972" w14:textId="77777777" w:rsidTr="0057257C">
        <w:trPr>
          <w:jc w:val="center"/>
        </w:trPr>
        <w:tc>
          <w:tcPr>
            <w:tcW w:w="1583" w:type="dxa"/>
            <w:vMerge/>
            <w:vAlign w:val="center"/>
          </w:tcPr>
          <w:p w14:paraId="573510A2" w14:textId="77777777" w:rsidR="004D2AD9" w:rsidRPr="00597284" w:rsidRDefault="004D2AD9" w:rsidP="0057257C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483" w:type="dxa"/>
            <w:tcBorders>
              <w:bottom w:val="single" w:sz="4" w:space="0" w:color="auto"/>
            </w:tcBorders>
            <w:vAlign w:val="center"/>
          </w:tcPr>
          <w:p w14:paraId="29CBF8EF" w14:textId="77777777" w:rsidR="004D2AD9" w:rsidRPr="00597284" w:rsidRDefault="004D2AD9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14:paraId="1119B9C0" w14:textId="00F93CC4" w:rsidR="004D2AD9" w:rsidRPr="00597284" w:rsidRDefault="004D2AD9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539" w:type="dxa"/>
            <w:tcBorders>
              <w:bottom w:val="single" w:sz="4" w:space="0" w:color="auto"/>
            </w:tcBorders>
            <w:vAlign w:val="center"/>
          </w:tcPr>
          <w:p w14:paraId="22F7B4D2" w14:textId="56D69404" w:rsidR="004D2AD9" w:rsidRPr="00597284" w:rsidRDefault="004D2AD9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706" w:type="dxa"/>
            <w:tcBorders>
              <w:bottom w:val="single" w:sz="4" w:space="0" w:color="auto"/>
            </w:tcBorders>
            <w:vAlign w:val="center"/>
          </w:tcPr>
          <w:p w14:paraId="13E0AD5D" w14:textId="16264FF8" w:rsidR="004D2AD9" w:rsidRPr="00597284" w:rsidRDefault="004D2AD9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4372" w:type="dxa"/>
            <w:gridSpan w:val="3"/>
            <w:tcBorders>
              <w:bottom w:val="single" w:sz="4" w:space="0" w:color="auto"/>
            </w:tcBorders>
            <w:vAlign w:val="center"/>
          </w:tcPr>
          <w:p w14:paraId="6F2CEA85" w14:textId="46DC8D52" w:rsidR="004D2AD9" w:rsidRPr="00597284" w:rsidRDefault="004D2AD9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14:paraId="292DD88B" w14:textId="1DFE7BB5" w:rsidR="004D2AD9" w:rsidRPr="00597284" w:rsidRDefault="004D2AD9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597284" w:rsidRPr="00597284" w14:paraId="56E987CA" w14:textId="77777777" w:rsidTr="0057257C">
        <w:trPr>
          <w:jc w:val="center"/>
        </w:trPr>
        <w:tc>
          <w:tcPr>
            <w:tcW w:w="1583" w:type="dxa"/>
            <w:vMerge w:val="restart"/>
            <w:vAlign w:val="center"/>
          </w:tcPr>
          <w:p w14:paraId="63783CFC" w14:textId="77777777" w:rsidR="004D2AD9" w:rsidRPr="00597284" w:rsidRDefault="004D2AD9" w:rsidP="0057257C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08</w:t>
            </w:r>
          </w:p>
          <w:p w14:paraId="49B21928" w14:textId="1F895474" w:rsidR="004D2AD9" w:rsidRPr="00597284" w:rsidRDefault="004D2AD9" w:rsidP="0057257C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OBSERVE_TX</w:t>
            </w:r>
          </w:p>
        </w:tc>
        <w:tc>
          <w:tcPr>
            <w:tcW w:w="6300" w:type="dxa"/>
            <w:gridSpan w:val="4"/>
            <w:shd w:val="clear" w:color="auto" w:fill="D9D9D9" w:themeFill="background1" w:themeFillShade="D9"/>
            <w:vAlign w:val="center"/>
          </w:tcPr>
          <w:p w14:paraId="644AA6B6" w14:textId="6F934C22" w:rsidR="004D2AD9" w:rsidRPr="00597284" w:rsidRDefault="004D2AD9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PLOS_CNT</w:t>
            </w:r>
          </w:p>
        </w:tc>
        <w:tc>
          <w:tcPr>
            <w:tcW w:w="5944" w:type="dxa"/>
            <w:gridSpan w:val="4"/>
            <w:shd w:val="clear" w:color="auto" w:fill="D9D9D9" w:themeFill="background1" w:themeFillShade="D9"/>
            <w:vAlign w:val="center"/>
          </w:tcPr>
          <w:p w14:paraId="68065B4D" w14:textId="231BCB00" w:rsidR="004D2AD9" w:rsidRPr="00597284" w:rsidRDefault="004D2AD9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ARC_CNT</w:t>
            </w:r>
          </w:p>
        </w:tc>
      </w:tr>
      <w:tr w:rsidR="00597284" w:rsidRPr="00597284" w14:paraId="56082BDE" w14:textId="77777777" w:rsidTr="0057257C">
        <w:trPr>
          <w:jc w:val="center"/>
        </w:trPr>
        <w:tc>
          <w:tcPr>
            <w:tcW w:w="1583" w:type="dxa"/>
            <w:vMerge/>
            <w:vAlign w:val="center"/>
          </w:tcPr>
          <w:p w14:paraId="580B4306" w14:textId="77777777" w:rsidR="004D2AD9" w:rsidRPr="00597284" w:rsidRDefault="004D2AD9" w:rsidP="0057257C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6300" w:type="dxa"/>
            <w:gridSpan w:val="4"/>
            <w:vAlign w:val="center"/>
          </w:tcPr>
          <w:p w14:paraId="4D052D5F" w14:textId="5CC85B07" w:rsidR="004D2AD9" w:rsidRPr="00597284" w:rsidRDefault="004D2AD9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5944" w:type="dxa"/>
            <w:gridSpan w:val="4"/>
            <w:vAlign w:val="center"/>
          </w:tcPr>
          <w:p w14:paraId="4D9E895A" w14:textId="7CDFABB1" w:rsidR="004D2AD9" w:rsidRPr="00597284" w:rsidRDefault="004D2AD9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597284" w:rsidRPr="00597284" w14:paraId="7854ECAC" w14:textId="77777777" w:rsidTr="00B4227A">
        <w:trPr>
          <w:jc w:val="center"/>
        </w:trPr>
        <w:tc>
          <w:tcPr>
            <w:tcW w:w="1583" w:type="dxa"/>
            <w:vMerge w:val="restart"/>
            <w:vAlign w:val="center"/>
          </w:tcPr>
          <w:p w14:paraId="2A08986E" w14:textId="77777777" w:rsidR="00B70B5D" w:rsidRPr="00597284" w:rsidRDefault="00B70B5D" w:rsidP="0057257C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09</w:t>
            </w:r>
          </w:p>
          <w:p w14:paraId="1287CC40" w14:textId="250CA553" w:rsidR="00B70B5D" w:rsidRPr="00597284" w:rsidRDefault="00B70B5D" w:rsidP="0057257C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RPD</w:t>
            </w:r>
          </w:p>
        </w:tc>
        <w:tc>
          <w:tcPr>
            <w:tcW w:w="1483" w:type="dxa"/>
            <w:shd w:val="clear" w:color="auto" w:fill="D9D9D9" w:themeFill="background1" w:themeFillShade="D9"/>
            <w:vAlign w:val="center"/>
          </w:tcPr>
          <w:p w14:paraId="7EB37C9A" w14:textId="39B24E12" w:rsidR="00B70B5D" w:rsidRPr="00597284" w:rsidRDefault="00B70B5D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46C0197B" w14:textId="5F52899A" w:rsidR="00B70B5D" w:rsidRPr="00597284" w:rsidRDefault="00B70B5D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39" w:type="dxa"/>
            <w:shd w:val="clear" w:color="auto" w:fill="D9D9D9" w:themeFill="background1" w:themeFillShade="D9"/>
            <w:vAlign w:val="center"/>
          </w:tcPr>
          <w:p w14:paraId="529E4F23" w14:textId="4B5B4F0D" w:rsidR="00B70B5D" w:rsidRPr="00597284" w:rsidRDefault="00B70B5D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706" w:type="dxa"/>
            <w:shd w:val="clear" w:color="auto" w:fill="D9D9D9" w:themeFill="background1" w:themeFillShade="D9"/>
            <w:vAlign w:val="center"/>
          </w:tcPr>
          <w:p w14:paraId="1E4EC82F" w14:textId="28A5F3C7" w:rsidR="00B70B5D" w:rsidRPr="00597284" w:rsidRDefault="00B70B5D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494" w:type="dxa"/>
            <w:shd w:val="clear" w:color="auto" w:fill="D9D9D9" w:themeFill="background1" w:themeFillShade="D9"/>
            <w:vAlign w:val="center"/>
          </w:tcPr>
          <w:p w14:paraId="4F627E14" w14:textId="072F9AAC" w:rsidR="00B70B5D" w:rsidRPr="00597284" w:rsidRDefault="00B70B5D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328" w:type="dxa"/>
            <w:shd w:val="clear" w:color="auto" w:fill="D9D9D9" w:themeFill="background1" w:themeFillShade="D9"/>
            <w:vAlign w:val="center"/>
          </w:tcPr>
          <w:p w14:paraId="108B984A" w14:textId="5AC6B579" w:rsidR="00B70B5D" w:rsidRPr="00597284" w:rsidRDefault="00B70B5D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50" w:type="dxa"/>
            <w:shd w:val="clear" w:color="auto" w:fill="D9D9D9" w:themeFill="background1" w:themeFillShade="D9"/>
            <w:vAlign w:val="center"/>
          </w:tcPr>
          <w:p w14:paraId="565E0C40" w14:textId="169DE9E4" w:rsidR="00B70B5D" w:rsidRPr="00597284" w:rsidRDefault="00B70B5D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7108C405" w14:textId="611F2173" w:rsidR="00B70B5D" w:rsidRPr="00597284" w:rsidRDefault="00B70B5D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RPD</w:t>
            </w:r>
          </w:p>
        </w:tc>
      </w:tr>
      <w:tr w:rsidR="00597284" w:rsidRPr="00597284" w14:paraId="51C92CA3" w14:textId="77777777" w:rsidTr="00B4227A">
        <w:trPr>
          <w:jc w:val="center"/>
        </w:trPr>
        <w:tc>
          <w:tcPr>
            <w:tcW w:w="1583" w:type="dxa"/>
            <w:vMerge/>
            <w:vAlign w:val="center"/>
          </w:tcPr>
          <w:p w14:paraId="6D08823C" w14:textId="77777777" w:rsidR="00B70B5D" w:rsidRPr="00597284" w:rsidRDefault="00B70B5D" w:rsidP="0057257C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483" w:type="dxa"/>
            <w:tcBorders>
              <w:bottom w:val="single" w:sz="4" w:space="0" w:color="auto"/>
            </w:tcBorders>
            <w:vAlign w:val="center"/>
          </w:tcPr>
          <w:p w14:paraId="7A792C75" w14:textId="77777777" w:rsidR="00B70B5D" w:rsidRPr="00597284" w:rsidRDefault="00B70B5D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14:paraId="15AB7DAA" w14:textId="77777777" w:rsidR="00B70B5D" w:rsidRPr="00597284" w:rsidRDefault="00B70B5D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39" w:type="dxa"/>
            <w:tcBorders>
              <w:bottom w:val="single" w:sz="4" w:space="0" w:color="auto"/>
            </w:tcBorders>
            <w:vAlign w:val="center"/>
          </w:tcPr>
          <w:p w14:paraId="6F00B1A8" w14:textId="77777777" w:rsidR="00B70B5D" w:rsidRPr="00597284" w:rsidRDefault="00B70B5D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706" w:type="dxa"/>
            <w:tcBorders>
              <w:bottom w:val="single" w:sz="4" w:space="0" w:color="auto"/>
            </w:tcBorders>
            <w:vAlign w:val="center"/>
          </w:tcPr>
          <w:p w14:paraId="08AC5E24" w14:textId="77777777" w:rsidR="00B70B5D" w:rsidRPr="00597284" w:rsidRDefault="00B70B5D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494" w:type="dxa"/>
            <w:tcBorders>
              <w:bottom w:val="single" w:sz="4" w:space="0" w:color="auto"/>
            </w:tcBorders>
            <w:vAlign w:val="center"/>
          </w:tcPr>
          <w:p w14:paraId="57A431F7" w14:textId="77777777" w:rsidR="00B70B5D" w:rsidRPr="00597284" w:rsidRDefault="00B70B5D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328" w:type="dxa"/>
            <w:tcBorders>
              <w:bottom w:val="single" w:sz="4" w:space="0" w:color="auto"/>
            </w:tcBorders>
            <w:vAlign w:val="center"/>
          </w:tcPr>
          <w:p w14:paraId="511DB4FC" w14:textId="77777777" w:rsidR="00B70B5D" w:rsidRPr="00597284" w:rsidRDefault="00B70B5D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50" w:type="dxa"/>
            <w:tcBorders>
              <w:bottom w:val="single" w:sz="4" w:space="0" w:color="auto"/>
            </w:tcBorders>
            <w:vAlign w:val="center"/>
          </w:tcPr>
          <w:p w14:paraId="7BB502BB" w14:textId="77777777" w:rsidR="00B70B5D" w:rsidRPr="00597284" w:rsidRDefault="00B70B5D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14:paraId="6A36C24E" w14:textId="749CE079" w:rsidR="00B70B5D" w:rsidRPr="00597284" w:rsidRDefault="00B70B5D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597284" w:rsidRPr="00597284" w14:paraId="557ABA84" w14:textId="77777777" w:rsidTr="0057257C">
        <w:trPr>
          <w:jc w:val="center"/>
        </w:trPr>
        <w:tc>
          <w:tcPr>
            <w:tcW w:w="1583" w:type="dxa"/>
            <w:vMerge w:val="restart"/>
            <w:vAlign w:val="center"/>
          </w:tcPr>
          <w:p w14:paraId="20522E95" w14:textId="77777777" w:rsidR="004D2AD9" w:rsidRPr="00597284" w:rsidRDefault="004D2AD9" w:rsidP="0057257C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0A</w:t>
            </w:r>
          </w:p>
          <w:p w14:paraId="2DC23E2F" w14:textId="3B8A698F" w:rsidR="004D2AD9" w:rsidRPr="00597284" w:rsidRDefault="004D2AD9" w:rsidP="0057257C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RX_ADDR_P0</w:t>
            </w:r>
          </w:p>
        </w:tc>
        <w:tc>
          <w:tcPr>
            <w:tcW w:w="12244" w:type="dxa"/>
            <w:gridSpan w:val="8"/>
            <w:shd w:val="clear" w:color="auto" w:fill="D9D9D9" w:themeFill="background1" w:themeFillShade="D9"/>
            <w:vAlign w:val="center"/>
          </w:tcPr>
          <w:p w14:paraId="76B33EBC" w14:textId="5EFF72C0" w:rsidR="004D2AD9" w:rsidRPr="00597284" w:rsidRDefault="004D2AD9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RX_ADDR_P0</w:t>
            </w:r>
          </w:p>
        </w:tc>
      </w:tr>
      <w:tr w:rsidR="00597284" w:rsidRPr="00597284" w14:paraId="77DA37D5" w14:textId="77777777" w:rsidTr="0057257C">
        <w:trPr>
          <w:jc w:val="center"/>
        </w:trPr>
        <w:tc>
          <w:tcPr>
            <w:tcW w:w="1583" w:type="dxa"/>
            <w:vMerge/>
            <w:vAlign w:val="center"/>
          </w:tcPr>
          <w:p w14:paraId="60523C7B" w14:textId="77777777" w:rsidR="004D2AD9" w:rsidRPr="00597284" w:rsidRDefault="004D2AD9" w:rsidP="0057257C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2244" w:type="dxa"/>
            <w:gridSpan w:val="8"/>
            <w:vAlign w:val="center"/>
          </w:tcPr>
          <w:p w14:paraId="7E1E9F82" w14:textId="35B45991" w:rsidR="004D2AD9" w:rsidRPr="00597284" w:rsidRDefault="004D2AD9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5 bytes = 40 bits</w:t>
            </w:r>
          </w:p>
        </w:tc>
      </w:tr>
      <w:tr w:rsidR="00597284" w:rsidRPr="00597284" w14:paraId="7EBA3D43" w14:textId="77777777" w:rsidTr="0057257C">
        <w:trPr>
          <w:jc w:val="center"/>
        </w:trPr>
        <w:tc>
          <w:tcPr>
            <w:tcW w:w="1583" w:type="dxa"/>
            <w:vMerge w:val="restart"/>
            <w:vAlign w:val="center"/>
          </w:tcPr>
          <w:p w14:paraId="21489862" w14:textId="13464F6D" w:rsidR="004D2AD9" w:rsidRPr="00597284" w:rsidRDefault="004D2AD9" w:rsidP="0057257C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0B</w:t>
            </w:r>
          </w:p>
          <w:p w14:paraId="790AADE2" w14:textId="6110C30A" w:rsidR="004D2AD9" w:rsidRPr="00597284" w:rsidRDefault="004D2AD9" w:rsidP="0057257C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lastRenderedPageBreak/>
              <w:t>RX_ADDR_P1</w:t>
            </w:r>
          </w:p>
        </w:tc>
        <w:tc>
          <w:tcPr>
            <w:tcW w:w="12244" w:type="dxa"/>
            <w:gridSpan w:val="8"/>
            <w:shd w:val="clear" w:color="auto" w:fill="D9D9D9" w:themeFill="background1" w:themeFillShade="D9"/>
            <w:vAlign w:val="center"/>
          </w:tcPr>
          <w:p w14:paraId="263FF582" w14:textId="0A4BB0A9" w:rsidR="004D2AD9" w:rsidRPr="00597284" w:rsidRDefault="004D2AD9" w:rsidP="0057257C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lastRenderedPageBreak/>
              <w:t>RX_ADDR_P1</w:t>
            </w:r>
          </w:p>
        </w:tc>
      </w:tr>
      <w:tr w:rsidR="00597284" w:rsidRPr="00597284" w14:paraId="60D38B93" w14:textId="77777777" w:rsidTr="0057257C">
        <w:trPr>
          <w:jc w:val="center"/>
        </w:trPr>
        <w:tc>
          <w:tcPr>
            <w:tcW w:w="1583" w:type="dxa"/>
            <w:vMerge/>
            <w:vAlign w:val="center"/>
          </w:tcPr>
          <w:p w14:paraId="49CD26A7" w14:textId="77777777" w:rsidR="004D2AD9" w:rsidRPr="00597284" w:rsidRDefault="004D2AD9" w:rsidP="004D2AD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2244" w:type="dxa"/>
            <w:gridSpan w:val="8"/>
            <w:vAlign w:val="center"/>
          </w:tcPr>
          <w:p w14:paraId="288DBE8A" w14:textId="5E3421DA" w:rsidR="004D2AD9" w:rsidRPr="00597284" w:rsidRDefault="004D2AD9" w:rsidP="004D2AD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5 bytes = 40 bits</w:t>
            </w:r>
          </w:p>
        </w:tc>
      </w:tr>
      <w:tr w:rsidR="00597284" w:rsidRPr="00597284" w14:paraId="4A281930" w14:textId="77777777" w:rsidTr="0057257C">
        <w:trPr>
          <w:jc w:val="center"/>
        </w:trPr>
        <w:tc>
          <w:tcPr>
            <w:tcW w:w="1583" w:type="dxa"/>
            <w:vMerge w:val="restart"/>
            <w:vAlign w:val="center"/>
          </w:tcPr>
          <w:p w14:paraId="2E9E5F45" w14:textId="417B7F6D" w:rsidR="004D2AD9" w:rsidRPr="00597284" w:rsidRDefault="004D2AD9" w:rsidP="004D2AD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0C</w:t>
            </w:r>
          </w:p>
          <w:p w14:paraId="0CB99DE1" w14:textId="29EEDD11" w:rsidR="004D2AD9" w:rsidRPr="00597284" w:rsidRDefault="004D2AD9" w:rsidP="004D2AD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RX_ADDR_P2</w:t>
            </w:r>
          </w:p>
        </w:tc>
        <w:tc>
          <w:tcPr>
            <w:tcW w:w="12244" w:type="dxa"/>
            <w:gridSpan w:val="8"/>
            <w:shd w:val="clear" w:color="auto" w:fill="D9D9D9" w:themeFill="background1" w:themeFillShade="D9"/>
            <w:vAlign w:val="center"/>
          </w:tcPr>
          <w:p w14:paraId="4798C0C5" w14:textId="539503D9" w:rsidR="004D2AD9" w:rsidRPr="00597284" w:rsidRDefault="004D2AD9" w:rsidP="004D2AD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RX_ADDR_P2</w:t>
            </w:r>
          </w:p>
        </w:tc>
      </w:tr>
      <w:tr w:rsidR="00597284" w:rsidRPr="00597284" w14:paraId="3B2162D4" w14:textId="77777777" w:rsidTr="0057257C">
        <w:trPr>
          <w:jc w:val="center"/>
        </w:trPr>
        <w:tc>
          <w:tcPr>
            <w:tcW w:w="1583" w:type="dxa"/>
            <w:vMerge/>
            <w:vAlign w:val="center"/>
          </w:tcPr>
          <w:p w14:paraId="7F5B152F" w14:textId="77777777" w:rsidR="004D2AD9" w:rsidRPr="00597284" w:rsidRDefault="004D2AD9" w:rsidP="004D2AD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2244" w:type="dxa"/>
            <w:gridSpan w:val="8"/>
            <w:vAlign w:val="center"/>
          </w:tcPr>
          <w:p w14:paraId="1BB99F4F" w14:textId="1846A91F" w:rsidR="004D2AD9" w:rsidRPr="00597284" w:rsidRDefault="004D2AD9" w:rsidP="004D2AD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 byte = 8 bits</w:t>
            </w:r>
          </w:p>
        </w:tc>
      </w:tr>
      <w:tr w:rsidR="00597284" w:rsidRPr="00597284" w14:paraId="601006D7" w14:textId="77777777" w:rsidTr="0057257C">
        <w:trPr>
          <w:jc w:val="center"/>
        </w:trPr>
        <w:tc>
          <w:tcPr>
            <w:tcW w:w="1583" w:type="dxa"/>
            <w:vMerge w:val="restart"/>
            <w:vAlign w:val="center"/>
          </w:tcPr>
          <w:p w14:paraId="0AD943A6" w14:textId="2009D445" w:rsidR="004D2AD9" w:rsidRPr="00597284" w:rsidRDefault="004D2AD9" w:rsidP="004D2AD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0D</w:t>
            </w:r>
          </w:p>
          <w:p w14:paraId="4C04E89B" w14:textId="63D6BA32" w:rsidR="004D2AD9" w:rsidRPr="00597284" w:rsidRDefault="004D2AD9" w:rsidP="004D2AD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RX_ADDR_P3</w:t>
            </w:r>
          </w:p>
        </w:tc>
        <w:tc>
          <w:tcPr>
            <w:tcW w:w="12244" w:type="dxa"/>
            <w:gridSpan w:val="8"/>
            <w:shd w:val="clear" w:color="auto" w:fill="D9D9D9" w:themeFill="background1" w:themeFillShade="D9"/>
            <w:vAlign w:val="center"/>
          </w:tcPr>
          <w:p w14:paraId="783D3B12" w14:textId="23465A53" w:rsidR="004D2AD9" w:rsidRPr="00597284" w:rsidRDefault="004D2AD9" w:rsidP="004D2AD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RX_ADDR_P3</w:t>
            </w:r>
          </w:p>
        </w:tc>
      </w:tr>
      <w:tr w:rsidR="00597284" w:rsidRPr="00597284" w14:paraId="635D1473" w14:textId="77777777" w:rsidTr="0057257C">
        <w:trPr>
          <w:jc w:val="center"/>
        </w:trPr>
        <w:tc>
          <w:tcPr>
            <w:tcW w:w="1583" w:type="dxa"/>
            <w:vMerge/>
            <w:vAlign w:val="center"/>
          </w:tcPr>
          <w:p w14:paraId="61E3561F" w14:textId="77777777" w:rsidR="004D2AD9" w:rsidRPr="00597284" w:rsidRDefault="004D2AD9" w:rsidP="004D2AD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2244" w:type="dxa"/>
            <w:gridSpan w:val="8"/>
            <w:vAlign w:val="center"/>
          </w:tcPr>
          <w:p w14:paraId="7078BFA5" w14:textId="5F7644E6" w:rsidR="004D2AD9" w:rsidRPr="00597284" w:rsidRDefault="004D2AD9" w:rsidP="004D2AD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 byte = 8 bits</w:t>
            </w:r>
          </w:p>
        </w:tc>
      </w:tr>
      <w:tr w:rsidR="00597284" w:rsidRPr="00597284" w14:paraId="07CEF8E8" w14:textId="77777777" w:rsidTr="0057257C">
        <w:trPr>
          <w:jc w:val="center"/>
        </w:trPr>
        <w:tc>
          <w:tcPr>
            <w:tcW w:w="1583" w:type="dxa"/>
            <w:vMerge w:val="restart"/>
            <w:vAlign w:val="center"/>
          </w:tcPr>
          <w:p w14:paraId="04E67532" w14:textId="745FCED8" w:rsidR="004D2AD9" w:rsidRPr="00597284" w:rsidRDefault="004D2AD9" w:rsidP="004D2AD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0E</w:t>
            </w:r>
          </w:p>
          <w:p w14:paraId="182AA47B" w14:textId="148571CE" w:rsidR="004D2AD9" w:rsidRPr="00597284" w:rsidRDefault="004D2AD9" w:rsidP="004D2AD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RX_ADDR_P4</w:t>
            </w:r>
          </w:p>
        </w:tc>
        <w:tc>
          <w:tcPr>
            <w:tcW w:w="12244" w:type="dxa"/>
            <w:gridSpan w:val="8"/>
            <w:shd w:val="clear" w:color="auto" w:fill="D9D9D9" w:themeFill="background1" w:themeFillShade="D9"/>
            <w:vAlign w:val="center"/>
          </w:tcPr>
          <w:p w14:paraId="220DD5C7" w14:textId="556DBB49" w:rsidR="004D2AD9" w:rsidRPr="00597284" w:rsidRDefault="004D2AD9" w:rsidP="004D2AD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RX_ADDR_P4</w:t>
            </w:r>
          </w:p>
        </w:tc>
      </w:tr>
      <w:tr w:rsidR="00597284" w:rsidRPr="00597284" w14:paraId="5238946F" w14:textId="77777777" w:rsidTr="0057257C">
        <w:trPr>
          <w:jc w:val="center"/>
        </w:trPr>
        <w:tc>
          <w:tcPr>
            <w:tcW w:w="1583" w:type="dxa"/>
            <w:vMerge/>
            <w:vAlign w:val="center"/>
          </w:tcPr>
          <w:p w14:paraId="2A2F85F1" w14:textId="77777777" w:rsidR="004D2AD9" w:rsidRPr="00597284" w:rsidRDefault="004D2AD9" w:rsidP="004D2AD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2244" w:type="dxa"/>
            <w:gridSpan w:val="8"/>
            <w:vAlign w:val="center"/>
          </w:tcPr>
          <w:p w14:paraId="28F4CBBB" w14:textId="6AC618A5" w:rsidR="004D2AD9" w:rsidRPr="00597284" w:rsidRDefault="004D2AD9" w:rsidP="004D2AD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 byte = 8 bits</w:t>
            </w:r>
          </w:p>
        </w:tc>
      </w:tr>
      <w:tr w:rsidR="00597284" w:rsidRPr="00597284" w14:paraId="18D0B84E" w14:textId="77777777" w:rsidTr="0057257C">
        <w:trPr>
          <w:jc w:val="center"/>
        </w:trPr>
        <w:tc>
          <w:tcPr>
            <w:tcW w:w="1583" w:type="dxa"/>
            <w:vMerge w:val="restart"/>
            <w:vAlign w:val="center"/>
          </w:tcPr>
          <w:p w14:paraId="1A8F31C0" w14:textId="2412DEFA" w:rsidR="004D2AD9" w:rsidRPr="00597284" w:rsidRDefault="004D2AD9" w:rsidP="004D2AD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0F</w:t>
            </w:r>
          </w:p>
          <w:p w14:paraId="02746134" w14:textId="001BCFFE" w:rsidR="004D2AD9" w:rsidRPr="00597284" w:rsidRDefault="004D2AD9" w:rsidP="004D2AD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RX_ADDR_P5</w:t>
            </w:r>
          </w:p>
        </w:tc>
        <w:tc>
          <w:tcPr>
            <w:tcW w:w="12244" w:type="dxa"/>
            <w:gridSpan w:val="8"/>
            <w:shd w:val="clear" w:color="auto" w:fill="D9D9D9" w:themeFill="background1" w:themeFillShade="D9"/>
            <w:vAlign w:val="center"/>
          </w:tcPr>
          <w:p w14:paraId="2073E2CE" w14:textId="0695B323" w:rsidR="004D2AD9" w:rsidRPr="00597284" w:rsidRDefault="004D2AD9" w:rsidP="004D2AD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RX_ADDR_P5</w:t>
            </w:r>
          </w:p>
        </w:tc>
      </w:tr>
      <w:tr w:rsidR="00597284" w:rsidRPr="00597284" w14:paraId="1D6188C9" w14:textId="77777777" w:rsidTr="0057257C">
        <w:trPr>
          <w:jc w:val="center"/>
        </w:trPr>
        <w:tc>
          <w:tcPr>
            <w:tcW w:w="1583" w:type="dxa"/>
            <w:vMerge/>
            <w:vAlign w:val="center"/>
          </w:tcPr>
          <w:p w14:paraId="1A3B360B" w14:textId="77777777" w:rsidR="004D2AD9" w:rsidRPr="00597284" w:rsidRDefault="004D2AD9" w:rsidP="004D2AD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2244" w:type="dxa"/>
            <w:gridSpan w:val="8"/>
            <w:vAlign w:val="center"/>
          </w:tcPr>
          <w:p w14:paraId="0F21C3CF" w14:textId="475E4852" w:rsidR="004D2AD9" w:rsidRPr="00597284" w:rsidRDefault="004D2AD9" w:rsidP="004D2AD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 byte = 8 bits</w:t>
            </w:r>
          </w:p>
        </w:tc>
      </w:tr>
      <w:tr w:rsidR="00597284" w:rsidRPr="00597284" w14:paraId="244B69B0" w14:textId="77777777" w:rsidTr="0057257C">
        <w:trPr>
          <w:jc w:val="center"/>
        </w:trPr>
        <w:tc>
          <w:tcPr>
            <w:tcW w:w="1583" w:type="dxa"/>
            <w:vMerge w:val="restart"/>
            <w:vAlign w:val="center"/>
          </w:tcPr>
          <w:p w14:paraId="130C30A9" w14:textId="77777777" w:rsidR="004F64A6" w:rsidRPr="00597284" w:rsidRDefault="004F64A6" w:rsidP="004D2AD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10</w:t>
            </w:r>
          </w:p>
          <w:p w14:paraId="099CDF18" w14:textId="610CCBC8" w:rsidR="004F64A6" w:rsidRPr="00597284" w:rsidRDefault="004F64A6" w:rsidP="004D2AD9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TX_ADR</w:t>
            </w:r>
          </w:p>
        </w:tc>
        <w:tc>
          <w:tcPr>
            <w:tcW w:w="12244" w:type="dxa"/>
            <w:gridSpan w:val="8"/>
            <w:shd w:val="clear" w:color="auto" w:fill="D9D9D9" w:themeFill="background1" w:themeFillShade="D9"/>
            <w:vAlign w:val="center"/>
          </w:tcPr>
          <w:p w14:paraId="57D86945" w14:textId="1654A217" w:rsidR="004F64A6" w:rsidRPr="00597284" w:rsidRDefault="004F64A6" w:rsidP="004D2AD9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TX_ADDR</w:t>
            </w:r>
          </w:p>
        </w:tc>
      </w:tr>
      <w:tr w:rsidR="00597284" w:rsidRPr="00597284" w14:paraId="53D83589" w14:textId="77777777" w:rsidTr="0057257C">
        <w:trPr>
          <w:jc w:val="center"/>
        </w:trPr>
        <w:tc>
          <w:tcPr>
            <w:tcW w:w="1583" w:type="dxa"/>
            <w:vMerge/>
            <w:vAlign w:val="center"/>
          </w:tcPr>
          <w:p w14:paraId="7C2254CF" w14:textId="77777777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2244" w:type="dxa"/>
            <w:gridSpan w:val="8"/>
            <w:tcBorders>
              <w:bottom w:val="single" w:sz="4" w:space="0" w:color="auto"/>
            </w:tcBorders>
            <w:vAlign w:val="center"/>
          </w:tcPr>
          <w:p w14:paraId="5EA0A49E" w14:textId="75203304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5 bytes = 40 bits</w:t>
            </w:r>
          </w:p>
        </w:tc>
      </w:tr>
      <w:tr w:rsidR="00597284" w:rsidRPr="00597284" w14:paraId="716DF00B" w14:textId="77777777" w:rsidTr="0057257C">
        <w:trPr>
          <w:jc w:val="center"/>
        </w:trPr>
        <w:tc>
          <w:tcPr>
            <w:tcW w:w="1583" w:type="dxa"/>
            <w:vMerge w:val="restart"/>
            <w:vAlign w:val="center"/>
          </w:tcPr>
          <w:p w14:paraId="30ECE1F1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11</w:t>
            </w:r>
          </w:p>
          <w:p w14:paraId="0AA4B751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RX_PW_P0</w:t>
            </w:r>
          </w:p>
        </w:tc>
        <w:tc>
          <w:tcPr>
            <w:tcW w:w="1483" w:type="dxa"/>
            <w:shd w:val="clear" w:color="auto" w:fill="D9D9D9" w:themeFill="background1" w:themeFillShade="D9"/>
            <w:vAlign w:val="center"/>
          </w:tcPr>
          <w:p w14:paraId="6C194CF4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21AA2521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9189" w:type="dxa"/>
            <w:gridSpan w:val="6"/>
            <w:shd w:val="clear" w:color="auto" w:fill="D9D9D9" w:themeFill="background1" w:themeFillShade="D9"/>
            <w:vAlign w:val="center"/>
          </w:tcPr>
          <w:p w14:paraId="20BF996F" w14:textId="3A014B90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RX_PW_P0</w:t>
            </w:r>
          </w:p>
        </w:tc>
      </w:tr>
      <w:tr w:rsidR="00597284" w:rsidRPr="00597284" w14:paraId="2DC1C942" w14:textId="77777777" w:rsidTr="0057257C">
        <w:trPr>
          <w:jc w:val="center"/>
        </w:trPr>
        <w:tc>
          <w:tcPr>
            <w:tcW w:w="1583" w:type="dxa"/>
            <w:vMerge/>
            <w:vAlign w:val="center"/>
          </w:tcPr>
          <w:p w14:paraId="219EC318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483" w:type="dxa"/>
            <w:vAlign w:val="center"/>
          </w:tcPr>
          <w:p w14:paraId="62AF352D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vAlign w:val="center"/>
          </w:tcPr>
          <w:p w14:paraId="7697E7CB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9189" w:type="dxa"/>
            <w:gridSpan w:val="6"/>
            <w:vAlign w:val="center"/>
          </w:tcPr>
          <w:p w14:paraId="7E7D736B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597284" w:rsidRPr="00597284" w14:paraId="1E225D40" w14:textId="77777777" w:rsidTr="0057257C">
        <w:trPr>
          <w:jc w:val="center"/>
        </w:trPr>
        <w:tc>
          <w:tcPr>
            <w:tcW w:w="1583" w:type="dxa"/>
            <w:vMerge w:val="restart"/>
            <w:vAlign w:val="center"/>
          </w:tcPr>
          <w:p w14:paraId="7E52A657" w14:textId="6C76FA69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12</w:t>
            </w:r>
          </w:p>
          <w:p w14:paraId="43C44EBE" w14:textId="3BEADB0C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RX_PW_P1</w:t>
            </w:r>
          </w:p>
        </w:tc>
        <w:tc>
          <w:tcPr>
            <w:tcW w:w="1483" w:type="dxa"/>
            <w:shd w:val="clear" w:color="auto" w:fill="D9D9D9" w:themeFill="background1" w:themeFillShade="D9"/>
            <w:vAlign w:val="center"/>
          </w:tcPr>
          <w:p w14:paraId="5D0DA1AB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6F00045F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9189" w:type="dxa"/>
            <w:gridSpan w:val="6"/>
            <w:shd w:val="clear" w:color="auto" w:fill="D9D9D9" w:themeFill="background1" w:themeFillShade="D9"/>
            <w:vAlign w:val="center"/>
          </w:tcPr>
          <w:p w14:paraId="6AB7897C" w14:textId="25C0DD22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RX_PW_P1</w:t>
            </w:r>
          </w:p>
        </w:tc>
      </w:tr>
      <w:tr w:rsidR="00597284" w:rsidRPr="00597284" w14:paraId="57ACA612" w14:textId="77777777" w:rsidTr="0057257C">
        <w:trPr>
          <w:jc w:val="center"/>
        </w:trPr>
        <w:tc>
          <w:tcPr>
            <w:tcW w:w="1583" w:type="dxa"/>
            <w:vMerge/>
            <w:vAlign w:val="center"/>
          </w:tcPr>
          <w:p w14:paraId="276015C0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483" w:type="dxa"/>
            <w:vAlign w:val="center"/>
          </w:tcPr>
          <w:p w14:paraId="2C2F34C0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vAlign w:val="center"/>
          </w:tcPr>
          <w:p w14:paraId="2A0786F6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9189" w:type="dxa"/>
            <w:gridSpan w:val="6"/>
            <w:vAlign w:val="center"/>
          </w:tcPr>
          <w:p w14:paraId="3C2AF959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597284" w:rsidRPr="00597284" w14:paraId="5A9F708E" w14:textId="77777777" w:rsidTr="0057257C">
        <w:trPr>
          <w:jc w:val="center"/>
        </w:trPr>
        <w:tc>
          <w:tcPr>
            <w:tcW w:w="1583" w:type="dxa"/>
            <w:vMerge w:val="restart"/>
            <w:vAlign w:val="center"/>
          </w:tcPr>
          <w:p w14:paraId="156BD91B" w14:textId="7175C7CF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13</w:t>
            </w:r>
          </w:p>
          <w:p w14:paraId="6574AF1B" w14:textId="00AA65BB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RX_PW_P2</w:t>
            </w:r>
          </w:p>
        </w:tc>
        <w:tc>
          <w:tcPr>
            <w:tcW w:w="1483" w:type="dxa"/>
            <w:shd w:val="clear" w:color="auto" w:fill="D9D9D9" w:themeFill="background1" w:themeFillShade="D9"/>
            <w:vAlign w:val="center"/>
          </w:tcPr>
          <w:p w14:paraId="486E97E4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55C5F40C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9189" w:type="dxa"/>
            <w:gridSpan w:val="6"/>
            <w:shd w:val="clear" w:color="auto" w:fill="D9D9D9" w:themeFill="background1" w:themeFillShade="D9"/>
            <w:vAlign w:val="center"/>
          </w:tcPr>
          <w:p w14:paraId="0FC6D9D5" w14:textId="35360F88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RX_PW_P2</w:t>
            </w:r>
          </w:p>
        </w:tc>
      </w:tr>
      <w:tr w:rsidR="00597284" w:rsidRPr="00597284" w14:paraId="7D376463" w14:textId="77777777" w:rsidTr="0057257C">
        <w:trPr>
          <w:jc w:val="center"/>
        </w:trPr>
        <w:tc>
          <w:tcPr>
            <w:tcW w:w="1583" w:type="dxa"/>
            <w:vMerge/>
            <w:vAlign w:val="center"/>
          </w:tcPr>
          <w:p w14:paraId="31ADEFEC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483" w:type="dxa"/>
            <w:vAlign w:val="center"/>
          </w:tcPr>
          <w:p w14:paraId="78D9FFA1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vAlign w:val="center"/>
          </w:tcPr>
          <w:p w14:paraId="5E30CDF4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9189" w:type="dxa"/>
            <w:gridSpan w:val="6"/>
            <w:vAlign w:val="center"/>
          </w:tcPr>
          <w:p w14:paraId="12A5C9B2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597284" w:rsidRPr="00597284" w14:paraId="0C8CF330" w14:textId="77777777" w:rsidTr="0057257C">
        <w:trPr>
          <w:jc w:val="center"/>
        </w:trPr>
        <w:tc>
          <w:tcPr>
            <w:tcW w:w="1583" w:type="dxa"/>
            <w:vMerge w:val="restart"/>
            <w:vAlign w:val="center"/>
          </w:tcPr>
          <w:p w14:paraId="5113290B" w14:textId="300BC31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14</w:t>
            </w:r>
          </w:p>
          <w:p w14:paraId="671A673B" w14:textId="3C6BE596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RX_PW_P3</w:t>
            </w:r>
          </w:p>
        </w:tc>
        <w:tc>
          <w:tcPr>
            <w:tcW w:w="1483" w:type="dxa"/>
            <w:shd w:val="clear" w:color="auto" w:fill="D9D9D9" w:themeFill="background1" w:themeFillShade="D9"/>
            <w:vAlign w:val="center"/>
          </w:tcPr>
          <w:p w14:paraId="7AF73346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7876F365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9189" w:type="dxa"/>
            <w:gridSpan w:val="6"/>
            <w:shd w:val="clear" w:color="auto" w:fill="D9D9D9" w:themeFill="background1" w:themeFillShade="D9"/>
            <w:vAlign w:val="center"/>
          </w:tcPr>
          <w:p w14:paraId="5DC292F7" w14:textId="6CCDF2ED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RX_RW_P3</w:t>
            </w:r>
          </w:p>
        </w:tc>
      </w:tr>
      <w:tr w:rsidR="00597284" w:rsidRPr="00597284" w14:paraId="61A876E9" w14:textId="77777777" w:rsidTr="0057257C">
        <w:trPr>
          <w:jc w:val="center"/>
        </w:trPr>
        <w:tc>
          <w:tcPr>
            <w:tcW w:w="1583" w:type="dxa"/>
            <w:vMerge/>
            <w:vAlign w:val="center"/>
          </w:tcPr>
          <w:p w14:paraId="165A29AB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483" w:type="dxa"/>
            <w:vAlign w:val="center"/>
          </w:tcPr>
          <w:p w14:paraId="1BFD4590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vAlign w:val="center"/>
          </w:tcPr>
          <w:p w14:paraId="5E6260E1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9189" w:type="dxa"/>
            <w:gridSpan w:val="6"/>
            <w:vAlign w:val="center"/>
          </w:tcPr>
          <w:p w14:paraId="549134EE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597284" w:rsidRPr="00597284" w14:paraId="62E75220" w14:textId="77777777" w:rsidTr="0057257C">
        <w:trPr>
          <w:jc w:val="center"/>
        </w:trPr>
        <w:tc>
          <w:tcPr>
            <w:tcW w:w="1583" w:type="dxa"/>
            <w:vMerge w:val="restart"/>
            <w:vAlign w:val="center"/>
          </w:tcPr>
          <w:p w14:paraId="16E6AA6E" w14:textId="7337EFB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15</w:t>
            </w:r>
          </w:p>
          <w:p w14:paraId="2A24F303" w14:textId="0947F043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RX_PW_P4</w:t>
            </w:r>
          </w:p>
        </w:tc>
        <w:tc>
          <w:tcPr>
            <w:tcW w:w="1483" w:type="dxa"/>
            <w:shd w:val="clear" w:color="auto" w:fill="D9D9D9" w:themeFill="background1" w:themeFillShade="D9"/>
            <w:vAlign w:val="center"/>
          </w:tcPr>
          <w:p w14:paraId="668B84A4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116C7D85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9189" w:type="dxa"/>
            <w:gridSpan w:val="6"/>
            <w:shd w:val="clear" w:color="auto" w:fill="D9D9D9" w:themeFill="background1" w:themeFillShade="D9"/>
            <w:vAlign w:val="center"/>
          </w:tcPr>
          <w:p w14:paraId="1A91B55C" w14:textId="7539669C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RX_RW_P4</w:t>
            </w:r>
          </w:p>
        </w:tc>
      </w:tr>
      <w:tr w:rsidR="00597284" w:rsidRPr="00597284" w14:paraId="4C81B39D" w14:textId="77777777" w:rsidTr="0057257C">
        <w:trPr>
          <w:jc w:val="center"/>
        </w:trPr>
        <w:tc>
          <w:tcPr>
            <w:tcW w:w="1583" w:type="dxa"/>
            <w:vMerge/>
            <w:vAlign w:val="center"/>
          </w:tcPr>
          <w:p w14:paraId="5F468F4F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483" w:type="dxa"/>
            <w:vAlign w:val="center"/>
          </w:tcPr>
          <w:p w14:paraId="30F4A2F1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vAlign w:val="center"/>
          </w:tcPr>
          <w:p w14:paraId="341BB7D7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9189" w:type="dxa"/>
            <w:gridSpan w:val="6"/>
            <w:vAlign w:val="center"/>
          </w:tcPr>
          <w:p w14:paraId="63018615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597284" w:rsidRPr="00597284" w14:paraId="464AB114" w14:textId="77777777" w:rsidTr="0057257C">
        <w:trPr>
          <w:jc w:val="center"/>
        </w:trPr>
        <w:tc>
          <w:tcPr>
            <w:tcW w:w="1583" w:type="dxa"/>
            <w:vMerge w:val="restart"/>
            <w:vAlign w:val="center"/>
          </w:tcPr>
          <w:p w14:paraId="26D45BAA" w14:textId="4989CCB1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16</w:t>
            </w:r>
          </w:p>
          <w:p w14:paraId="3BCD4321" w14:textId="7C22B19E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RX_PW_P5</w:t>
            </w:r>
          </w:p>
        </w:tc>
        <w:tc>
          <w:tcPr>
            <w:tcW w:w="1483" w:type="dxa"/>
            <w:shd w:val="clear" w:color="auto" w:fill="D9D9D9" w:themeFill="background1" w:themeFillShade="D9"/>
            <w:vAlign w:val="center"/>
          </w:tcPr>
          <w:p w14:paraId="4C950F92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0D8331ED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9189" w:type="dxa"/>
            <w:gridSpan w:val="6"/>
            <w:shd w:val="clear" w:color="auto" w:fill="D9D9D9" w:themeFill="background1" w:themeFillShade="D9"/>
            <w:vAlign w:val="center"/>
          </w:tcPr>
          <w:p w14:paraId="2E7B2BC3" w14:textId="04D3DD28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RX_RW_P5</w:t>
            </w:r>
          </w:p>
        </w:tc>
      </w:tr>
      <w:tr w:rsidR="00597284" w:rsidRPr="00597284" w14:paraId="42EFDD5C" w14:textId="77777777" w:rsidTr="0057257C">
        <w:trPr>
          <w:jc w:val="center"/>
        </w:trPr>
        <w:tc>
          <w:tcPr>
            <w:tcW w:w="1583" w:type="dxa"/>
            <w:vMerge/>
            <w:vAlign w:val="center"/>
          </w:tcPr>
          <w:p w14:paraId="3A7832EB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483" w:type="dxa"/>
            <w:vAlign w:val="center"/>
          </w:tcPr>
          <w:p w14:paraId="3046355E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vAlign w:val="center"/>
          </w:tcPr>
          <w:p w14:paraId="107A2261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9189" w:type="dxa"/>
            <w:gridSpan w:val="6"/>
            <w:vAlign w:val="center"/>
          </w:tcPr>
          <w:p w14:paraId="4C786CB9" w14:textId="77777777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597284" w:rsidRPr="00597284" w14:paraId="41865FCF" w14:textId="77777777" w:rsidTr="00B4227A">
        <w:trPr>
          <w:jc w:val="center"/>
        </w:trPr>
        <w:tc>
          <w:tcPr>
            <w:tcW w:w="1583" w:type="dxa"/>
            <w:vMerge w:val="restart"/>
            <w:vAlign w:val="center"/>
          </w:tcPr>
          <w:p w14:paraId="1F219649" w14:textId="0E05C123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17</w:t>
            </w:r>
          </w:p>
          <w:p w14:paraId="7093AE7E" w14:textId="7705FE85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FIFO_STATUS</w:t>
            </w:r>
          </w:p>
        </w:tc>
        <w:tc>
          <w:tcPr>
            <w:tcW w:w="1483" w:type="dxa"/>
            <w:shd w:val="clear" w:color="auto" w:fill="D9D9D9" w:themeFill="background1" w:themeFillShade="D9"/>
            <w:vAlign w:val="center"/>
          </w:tcPr>
          <w:p w14:paraId="6C9A1799" w14:textId="3CD6565B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6E884449" w14:textId="001C100C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TX_REUSE</w:t>
            </w:r>
          </w:p>
        </w:tc>
        <w:tc>
          <w:tcPr>
            <w:tcW w:w="1539" w:type="dxa"/>
            <w:shd w:val="clear" w:color="auto" w:fill="D9D9D9" w:themeFill="background1" w:themeFillShade="D9"/>
            <w:vAlign w:val="center"/>
          </w:tcPr>
          <w:p w14:paraId="7CB0A086" w14:textId="1F4455BB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TX_FULL</w:t>
            </w:r>
          </w:p>
        </w:tc>
        <w:tc>
          <w:tcPr>
            <w:tcW w:w="1706" w:type="dxa"/>
            <w:shd w:val="clear" w:color="auto" w:fill="D9D9D9" w:themeFill="background1" w:themeFillShade="D9"/>
            <w:vAlign w:val="center"/>
          </w:tcPr>
          <w:p w14:paraId="1F0B2633" w14:textId="2F48F284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TX_EMPTY</w:t>
            </w:r>
          </w:p>
        </w:tc>
        <w:tc>
          <w:tcPr>
            <w:tcW w:w="1494" w:type="dxa"/>
            <w:shd w:val="clear" w:color="auto" w:fill="D9D9D9" w:themeFill="background1" w:themeFillShade="D9"/>
            <w:vAlign w:val="center"/>
          </w:tcPr>
          <w:p w14:paraId="09C52D33" w14:textId="55CD8893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328" w:type="dxa"/>
            <w:shd w:val="clear" w:color="auto" w:fill="D9D9D9" w:themeFill="background1" w:themeFillShade="D9"/>
            <w:vAlign w:val="center"/>
          </w:tcPr>
          <w:p w14:paraId="6C63B99E" w14:textId="386E1B81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50" w:type="dxa"/>
            <w:shd w:val="clear" w:color="auto" w:fill="D9D9D9" w:themeFill="background1" w:themeFillShade="D9"/>
            <w:vAlign w:val="center"/>
          </w:tcPr>
          <w:p w14:paraId="48D4D62A" w14:textId="47D9E43C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RX_FULL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2828D529" w14:textId="43E1446E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RX_EMPTY</w:t>
            </w:r>
          </w:p>
        </w:tc>
      </w:tr>
      <w:tr w:rsidR="00597284" w:rsidRPr="00597284" w14:paraId="2C735BF4" w14:textId="77777777" w:rsidTr="00B4227A">
        <w:trPr>
          <w:jc w:val="center"/>
        </w:trPr>
        <w:tc>
          <w:tcPr>
            <w:tcW w:w="1583" w:type="dxa"/>
            <w:vMerge/>
            <w:vAlign w:val="center"/>
          </w:tcPr>
          <w:p w14:paraId="5B1660D7" w14:textId="77777777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483" w:type="dxa"/>
            <w:tcBorders>
              <w:bottom w:val="single" w:sz="4" w:space="0" w:color="auto"/>
            </w:tcBorders>
            <w:vAlign w:val="center"/>
          </w:tcPr>
          <w:p w14:paraId="048DED61" w14:textId="77777777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14:paraId="53D84A79" w14:textId="77777777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39" w:type="dxa"/>
            <w:tcBorders>
              <w:bottom w:val="single" w:sz="4" w:space="0" w:color="auto"/>
            </w:tcBorders>
            <w:vAlign w:val="center"/>
          </w:tcPr>
          <w:p w14:paraId="2BADF28E" w14:textId="3CF4F7D9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706" w:type="dxa"/>
            <w:tcBorders>
              <w:bottom w:val="single" w:sz="4" w:space="0" w:color="auto"/>
            </w:tcBorders>
            <w:vAlign w:val="center"/>
          </w:tcPr>
          <w:p w14:paraId="4B3EE8F5" w14:textId="305160A2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494" w:type="dxa"/>
            <w:tcBorders>
              <w:bottom w:val="single" w:sz="4" w:space="0" w:color="auto"/>
            </w:tcBorders>
            <w:vAlign w:val="center"/>
          </w:tcPr>
          <w:p w14:paraId="477BE1C2" w14:textId="77777777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328" w:type="dxa"/>
            <w:tcBorders>
              <w:bottom w:val="single" w:sz="4" w:space="0" w:color="auto"/>
            </w:tcBorders>
            <w:vAlign w:val="center"/>
          </w:tcPr>
          <w:p w14:paraId="7690B8BF" w14:textId="77777777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50" w:type="dxa"/>
            <w:tcBorders>
              <w:bottom w:val="single" w:sz="4" w:space="0" w:color="auto"/>
            </w:tcBorders>
            <w:vAlign w:val="center"/>
          </w:tcPr>
          <w:p w14:paraId="290C7F75" w14:textId="384EF5C0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14:paraId="5F827FF2" w14:textId="1CD5273C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597284" w:rsidRPr="00597284" w14:paraId="7DC74239" w14:textId="77777777" w:rsidTr="00B4227A">
        <w:trPr>
          <w:jc w:val="center"/>
        </w:trPr>
        <w:tc>
          <w:tcPr>
            <w:tcW w:w="1583" w:type="dxa"/>
            <w:vMerge w:val="restart"/>
            <w:vAlign w:val="center"/>
          </w:tcPr>
          <w:p w14:paraId="502BAE8F" w14:textId="77777777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1C</w:t>
            </w:r>
          </w:p>
          <w:p w14:paraId="609B6ED7" w14:textId="7DC9129F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DYNPD</w:t>
            </w:r>
          </w:p>
        </w:tc>
        <w:tc>
          <w:tcPr>
            <w:tcW w:w="1483" w:type="dxa"/>
            <w:shd w:val="clear" w:color="auto" w:fill="D9D9D9" w:themeFill="background1" w:themeFillShade="D9"/>
            <w:vAlign w:val="center"/>
          </w:tcPr>
          <w:p w14:paraId="45F807B8" w14:textId="13834DAB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574D00F9" w14:textId="5E802DAC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39" w:type="dxa"/>
            <w:shd w:val="clear" w:color="auto" w:fill="D9D9D9" w:themeFill="background1" w:themeFillShade="D9"/>
            <w:vAlign w:val="center"/>
          </w:tcPr>
          <w:p w14:paraId="402B3636" w14:textId="7F6F20C9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DPL_P5</w:t>
            </w:r>
          </w:p>
        </w:tc>
        <w:tc>
          <w:tcPr>
            <w:tcW w:w="1706" w:type="dxa"/>
            <w:shd w:val="clear" w:color="auto" w:fill="D9D9D9" w:themeFill="background1" w:themeFillShade="D9"/>
            <w:vAlign w:val="center"/>
          </w:tcPr>
          <w:p w14:paraId="54CB82B8" w14:textId="2612E3C8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DPL_P4</w:t>
            </w:r>
          </w:p>
        </w:tc>
        <w:tc>
          <w:tcPr>
            <w:tcW w:w="1494" w:type="dxa"/>
            <w:shd w:val="clear" w:color="auto" w:fill="D9D9D9" w:themeFill="background1" w:themeFillShade="D9"/>
            <w:vAlign w:val="center"/>
          </w:tcPr>
          <w:p w14:paraId="1E62A32A" w14:textId="054E80F4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DPL_P3</w:t>
            </w:r>
          </w:p>
        </w:tc>
        <w:tc>
          <w:tcPr>
            <w:tcW w:w="1328" w:type="dxa"/>
            <w:shd w:val="clear" w:color="auto" w:fill="D9D9D9" w:themeFill="background1" w:themeFillShade="D9"/>
            <w:vAlign w:val="center"/>
          </w:tcPr>
          <w:p w14:paraId="491A3F53" w14:textId="6D312D8C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DPL_P2</w:t>
            </w:r>
          </w:p>
        </w:tc>
        <w:tc>
          <w:tcPr>
            <w:tcW w:w="1550" w:type="dxa"/>
            <w:shd w:val="clear" w:color="auto" w:fill="D9D9D9" w:themeFill="background1" w:themeFillShade="D9"/>
            <w:vAlign w:val="center"/>
          </w:tcPr>
          <w:p w14:paraId="0EFC2E6B" w14:textId="1DBB445B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DPL_P1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7B8D7B7C" w14:textId="346D7C04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DPL_P0</w:t>
            </w:r>
          </w:p>
        </w:tc>
      </w:tr>
      <w:tr w:rsidR="00597284" w:rsidRPr="00597284" w14:paraId="55198BB8" w14:textId="77777777" w:rsidTr="00B4227A">
        <w:trPr>
          <w:jc w:val="center"/>
        </w:trPr>
        <w:tc>
          <w:tcPr>
            <w:tcW w:w="1583" w:type="dxa"/>
            <w:vMerge/>
            <w:vAlign w:val="center"/>
          </w:tcPr>
          <w:p w14:paraId="60448069" w14:textId="77777777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483" w:type="dxa"/>
            <w:vAlign w:val="center"/>
          </w:tcPr>
          <w:p w14:paraId="3EFF3827" w14:textId="77777777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vAlign w:val="center"/>
          </w:tcPr>
          <w:p w14:paraId="6019FB3F" w14:textId="77777777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39" w:type="dxa"/>
            <w:vAlign w:val="center"/>
          </w:tcPr>
          <w:p w14:paraId="5FC879E0" w14:textId="6E6C9F98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706" w:type="dxa"/>
            <w:vAlign w:val="center"/>
          </w:tcPr>
          <w:p w14:paraId="28F865FC" w14:textId="0D862601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494" w:type="dxa"/>
            <w:vAlign w:val="center"/>
          </w:tcPr>
          <w:p w14:paraId="5C6D45B1" w14:textId="5CB4574E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328" w:type="dxa"/>
            <w:vAlign w:val="center"/>
          </w:tcPr>
          <w:p w14:paraId="67178CA3" w14:textId="42DABDE8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550" w:type="dxa"/>
            <w:vAlign w:val="center"/>
          </w:tcPr>
          <w:p w14:paraId="0D7B344A" w14:textId="701DD0A8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572" w:type="dxa"/>
            <w:vAlign w:val="center"/>
          </w:tcPr>
          <w:p w14:paraId="4A91C403" w14:textId="48368F21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597284" w:rsidRPr="00597284" w14:paraId="42EEE194" w14:textId="77777777" w:rsidTr="00B4227A">
        <w:trPr>
          <w:jc w:val="center"/>
        </w:trPr>
        <w:tc>
          <w:tcPr>
            <w:tcW w:w="1583" w:type="dxa"/>
            <w:vMerge w:val="restart"/>
            <w:vAlign w:val="center"/>
          </w:tcPr>
          <w:p w14:paraId="0203D441" w14:textId="77777777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lastRenderedPageBreak/>
              <w:t>1D</w:t>
            </w:r>
          </w:p>
          <w:p w14:paraId="5011E982" w14:textId="1E03A459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FEATURE</w:t>
            </w:r>
          </w:p>
        </w:tc>
        <w:tc>
          <w:tcPr>
            <w:tcW w:w="1483" w:type="dxa"/>
            <w:shd w:val="clear" w:color="auto" w:fill="D9D9D9" w:themeFill="background1" w:themeFillShade="D9"/>
            <w:vAlign w:val="center"/>
          </w:tcPr>
          <w:p w14:paraId="5A380DFF" w14:textId="4B358FB6" w:rsidR="004F64A6" w:rsidRPr="00597284" w:rsidRDefault="004E0FE3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337DCD73" w14:textId="33D44BA3" w:rsidR="004F64A6" w:rsidRPr="00597284" w:rsidRDefault="004E0FE3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39" w:type="dxa"/>
            <w:shd w:val="clear" w:color="auto" w:fill="D9D9D9" w:themeFill="background1" w:themeFillShade="D9"/>
            <w:vAlign w:val="center"/>
          </w:tcPr>
          <w:p w14:paraId="7C3F7822" w14:textId="60968B40" w:rsidR="004F64A6" w:rsidRPr="00597284" w:rsidRDefault="004E0FE3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706" w:type="dxa"/>
            <w:shd w:val="clear" w:color="auto" w:fill="D9D9D9" w:themeFill="background1" w:themeFillShade="D9"/>
            <w:vAlign w:val="center"/>
          </w:tcPr>
          <w:p w14:paraId="29F0BBDF" w14:textId="78D4DCBF" w:rsidR="004F64A6" w:rsidRPr="00597284" w:rsidRDefault="004E0FE3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494" w:type="dxa"/>
            <w:shd w:val="clear" w:color="auto" w:fill="D9D9D9" w:themeFill="background1" w:themeFillShade="D9"/>
            <w:vAlign w:val="center"/>
          </w:tcPr>
          <w:p w14:paraId="136415E2" w14:textId="4E69489F" w:rsidR="004F64A6" w:rsidRPr="00597284" w:rsidRDefault="004E0FE3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328" w:type="dxa"/>
            <w:shd w:val="clear" w:color="auto" w:fill="D9D9D9" w:themeFill="background1" w:themeFillShade="D9"/>
            <w:vAlign w:val="center"/>
          </w:tcPr>
          <w:p w14:paraId="01A8379A" w14:textId="1FF09C0C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EM_DPL</w:t>
            </w:r>
          </w:p>
        </w:tc>
        <w:tc>
          <w:tcPr>
            <w:tcW w:w="1550" w:type="dxa"/>
            <w:shd w:val="clear" w:color="auto" w:fill="D9D9D9" w:themeFill="background1" w:themeFillShade="D9"/>
            <w:vAlign w:val="center"/>
          </w:tcPr>
          <w:p w14:paraId="2D69C0C6" w14:textId="124D3C99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EM_ACK_PAY</w:t>
            </w:r>
          </w:p>
        </w:tc>
        <w:tc>
          <w:tcPr>
            <w:tcW w:w="1572" w:type="dxa"/>
            <w:shd w:val="clear" w:color="auto" w:fill="D9D9D9" w:themeFill="background1" w:themeFillShade="D9"/>
            <w:vAlign w:val="center"/>
          </w:tcPr>
          <w:p w14:paraId="4D153DC1" w14:textId="67B182B7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EM_DYN_ACK</w:t>
            </w:r>
          </w:p>
        </w:tc>
      </w:tr>
      <w:tr w:rsidR="00597284" w:rsidRPr="00597284" w14:paraId="66F53F8E" w14:textId="77777777" w:rsidTr="00B4227A">
        <w:trPr>
          <w:jc w:val="center"/>
        </w:trPr>
        <w:tc>
          <w:tcPr>
            <w:tcW w:w="1583" w:type="dxa"/>
            <w:vMerge/>
            <w:vAlign w:val="center"/>
          </w:tcPr>
          <w:p w14:paraId="6150BF6F" w14:textId="77777777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483" w:type="dxa"/>
            <w:tcBorders>
              <w:bottom w:val="single" w:sz="4" w:space="0" w:color="auto"/>
            </w:tcBorders>
            <w:vAlign w:val="center"/>
          </w:tcPr>
          <w:p w14:paraId="71CCE8E7" w14:textId="77777777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14:paraId="5D0FCF1E" w14:textId="77777777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539" w:type="dxa"/>
            <w:tcBorders>
              <w:bottom w:val="single" w:sz="4" w:space="0" w:color="auto"/>
            </w:tcBorders>
            <w:vAlign w:val="center"/>
          </w:tcPr>
          <w:p w14:paraId="42898CA3" w14:textId="77777777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706" w:type="dxa"/>
            <w:tcBorders>
              <w:bottom w:val="single" w:sz="4" w:space="0" w:color="auto"/>
            </w:tcBorders>
            <w:vAlign w:val="center"/>
          </w:tcPr>
          <w:p w14:paraId="31E521C8" w14:textId="77777777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494" w:type="dxa"/>
            <w:tcBorders>
              <w:bottom w:val="single" w:sz="4" w:space="0" w:color="auto"/>
            </w:tcBorders>
            <w:vAlign w:val="center"/>
          </w:tcPr>
          <w:p w14:paraId="3E4DC3F5" w14:textId="77777777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328" w:type="dxa"/>
            <w:tcBorders>
              <w:bottom w:val="single" w:sz="4" w:space="0" w:color="auto"/>
            </w:tcBorders>
            <w:vAlign w:val="center"/>
          </w:tcPr>
          <w:p w14:paraId="486360B9" w14:textId="10FB9680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550" w:type="dxa"/>
            <w:tcBorders>
              <w:bottom w:val="single" w:sz="4" w:space="0" w:color="auto"/>
            </w:tcBorders>
            <w:vAlign w:val="center"/>
          </w:tcPr>
          <w:p w14:paraId="2782876E" w14:textId="6DA29358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14:paraId="559241DB" w14:textId="3813E0C4" w:rsidR="004F64A6" w:rsidRPr="00597284" w:rsidRDefault="004F64A6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597284" w:rsidRPr="00597284" w14:paraId="6721775E" w14:textId="77777777" w:rsidTr="0057257C">
        <w:trPr>
          <w:jc w:val="center"/>
        </w:trPr>
        <w:tc>
          <w:tcPr>
            <w:tcW w:w="1583" w:type="dxa"/>
            <w:vMerge w:val="restart"/>
            <w:vAlign w:val="center"/>
          </w:tcPr>
          <w:p w14:paraId="288AB771" w14:textId="3285F90F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ACK_PLD</w:t>
            </w:r>
          </w:p>
        </w:tc>
        <w:tc>
          <w:tcPr>
            <w:tcW w:w="12244" w:type="dxa"/>
            <w:gridSpan w:val="8"/>
            <w:shd w:val="clear" w:color="auto" w:fill="D9D9D9" w:themeFill="background1" w:themeFillShade="D9"/>
            <w:vAlign w:val="center"/>
          </w:tcPr>
          <w:p w14:paraId="7E38E120" w14:textId="1B4E408D" w:rsidR="00D17F72" w:rsidRPr="00597284" w:rsidRDefault="00D17F72" w:rsidP="004F64A6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ACK_PLD</w:t>
            </w:r>
          </w:p>
        </w:tc>
      </w:tr>
      <w:tr w:rsidR="00597284" w:rsidRPr="00597284" w14:paraId="4EC8B68F" w14:textId="77777777" w:rsidTr="0057257C">
        <w:trPr>
          <w:jc w:val="center"/>
        </w:trPr>
        <w:tc>
          <w:tcPr>
            <w:tcW w:w="1583" w:type="dxa"/>
            <w:vMerge/>
            <w:vAlign w:val="center"/>
          </w:tcPr>
          <w:p w14:paraId="09ED3CF9" w14:textId="77777777" w:rsidR="00D17F72" w:rsidRPr="00597284" w:rsidRDefault="00D17F72" w:rsidP="00D17F72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2244" w:type="dxa"/>
            <w:gridSpan w:val="8"/>
            <w:vAlign w:val="center"/>
          </w:tcPr>
          <w:p w14:paraId="6B3441AF" w14:textId="58E4160C" w:rsidR="00D17F72" w:rsidRPr="00597284" w:rsidRDefault="00D17F72" w:rsidP="00D17F7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32 bytes = 256 bits</w:t>
            </w:r>
          </w:p>
        </w:tc>
      </w:tr>
      <w:tr w:rsidR="00597284" w:rsidRPr="00597284" w14:paraId="1262DB6B" w14:textId="77777777" w:rsidTr="0057257C">
        <w:trPr>
          <w:jc w:val="center"/>
        </w:trPr>
        <w:tc>
          <w:tcPr>
            <w:tcW w:w="1583" w:type="dxa"/>
            <w:vMerge w:val="restart"/>
            <w:vAlign w:val="center"/>
          </w:tcPr>
          <w:p w14:paraId="3F7BF4AC" w14:textId="6B90133D" w:rsidR="00D17F72" w:rsidRPr="00597284" w:rsidRDefault="00D17F72" w:rsidP="00D17F72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TX_PLD</w:t>
            </w:r>
          </w:p>
        </w:tc>
        <w:tc>
          <w:tcPr>
            <w:tcW w:w="12244" w:type="dxa"/>
            <w:gridSpan w:val="8"/>
            <w:shd w:val="clear" w:color="auto" w:fill="D9D9D9" w:themeFill="background1" w:themeFillShade="D9"/>
            <w:vAlign w:val="center"/>
          </w:tcPr>
          <w:p w14:paraId="60F42CAD" w14:textId="6C8AF636" w:rsidR="00D17F72" w:rsidRPr="00597284" w:rsidRDefault="00D17F72" w:rsidP="00D17F7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TX_PLD</w:t>
            </w:r>
          </w:p>
        </w:tc>
      </w:tr>
      <w:tr w:rsidR="00597284" w:rsidRPr="00597284" w14:paraId="61B29DF9" w14:textId="77777777" w:rsidTr="0057257C">
        <w:trPr>
          <w:jc w:val="center"/>
        </w:trPr>
        <w:tc>
          <w:tcPr>
            <w:tcW w:w="1583" w:type="dxa"/>
            <w:vMerge/>
            <w:vAlign w:val="center"/>
          </w:tcPr>
          <w:p w14:paraId="758840EE" w14:textId="77777777" w:rsidR="00D17F72" w:rsidRPr="00597284" w:rsidRDefault="00D17F72" w:rsidP="00D17F72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2244" w:type="dxa"/>
            <w:gridSpan w:val="8"/>
            <w:tcBorders>
              <w:bottom w:val="single" w:sz="4" w:space="0" w:color="auto"/>
            </w:tcBorders>
            <w:vAlign w:val="center"/>
          </w:tcPr>
          <w:p w14:paraId="11EA39A8" w14:textId="595DE6E8" w:rsidR="00D17F72" w:rsidRPr="00597284" w:rsidRDefault="00D17F72" w:rsidP="00D17F7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32 bytes = 256 bits</w:t>
            </w:r>
          </w:p>
        </w:tc>
      </w:tr>
      <w:tr w:rsidR="00597284" w:rsidRPr="00597284" w14:paraId="5964F2C0" w14:textId="77777777" w:rsidTr="0057257C">
        <w:trPr>
          <w:jc w:val="center"/>
        </w:trPr>
        <w:tc>
          <w:tcPr>
            <w:tcW w:w="1583" w:type="dxa"/>
            <w:vMerge w:val="restart"/>
            <w:vAlign w:val="center"/>
          </w:tcPr>
          <w:p w14:paraId="78EFA37B" w14:textId="77777777" w:rsidR="00D17F72" w:rsidRPr="00597284" w:rsidRDefault="00D17F72" w:rsidP="00D17F72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RX_PLD</w:t>
            </w:r>
          </w:p>
        </w:tc>
        <w:tc>
          <w:tcPr>
            <w:tcW w:w="12244" w:type="dxa"/>
            <w:gridSpan w:val="8"/>
            <w:shd w:val="clear" w:color="auto" w:fill="D9D9D9" w:themeFill="background1" w:themeFillShade="D9"/>
            <w:vAlign w:val="center"/>
          </w:tcPr>
          <w:p w14:paraId="651107CB" w14:textId="156EA99D" w:rsidR="00D17F72" w:rsidRPr="00597284" w:rsidRDefault="00D17F72" w:rsidP="00D17F7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RX_PLD</w:t>
            </w:r>
          </w:p>
        </w:tc>
      </w:tr>
      <w:tr w:rsidR="00D17F72" w:rsidRPr="00597284" w14:paraId="11147F42" w14:textId="77777777" w:rsidTr="0057257C">
        <w:trPr>
          <w:jc w:val="center"/>
        </w:trPr>
        <w:tc>
          <w:tcPr>
            <w:tcW w:w="1583" w:type="dxa"/>
            <w:vMerge/>
            <w:vAlign w:val="center"/>
          </w:tcPr>
          <w:p w14:paraId="10C1A132" w14:textId="77777777" w:rsidR="00D17F72" w:rsidRPr="00597284" w:rsidRDefault="00D17F72" w:rsidP="00D17F72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2244" w:type="dxa"/>
            <w:gridSpan w:val="8"/>
            <w:vAlign w:val="center"/>
          </w:tcPr>
          <w:p w14:paraId="4AF0C077" w14:textId="7B7539FA" w:rsidR="00D17F72" w:rsidRPr="00597284" w:rsidRDefault="00D17F72" w:rsidP="00D17F7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32 bytes = 256 bits</w:t>
            </w:r>
          </w:p>
        </w:tc>
      </w:tr>
    </w:tbl>
    <w:p w14:paraId="0CE4A196" w14:textId="77777777" w:rsidR="00FD5497" w:rsidRPr="00597284" w:rsidRDefault="00FD5497" w:rsidP="007C4AC1">
      <w:pPr>
        <w:spacing w:after="0"/>
        <w:jc w:val="center"/>
        <w:rPr>
          <w:rFonts w:ascii="Arial" w:hAnsi="Arial" w:cs="Arial"/>
          <w:color w:val="FF0000"/>
        </w:rPr>
      </w:pPr>
    </w:p>
    <w:p w14:paraId="387D09E5" w14:textId="2FF16252" w:rsidR="007C4AC1" w:rsidRPr="00597284" w:rsidRDefault="007C4AC1" w:rsidP="007C4AC1">
      <w:pPr>
        <w:spacing w:after="0"/>
        <w:rPr>
          <w:color w:val="FF0000"/>
        </w:rPr>
      </w:pPr>
    </w:p>
    <w:p w14:paraId="5A55AC3E" w14:textId="2D10D52B" w:rsidR="007C4AC1" w:rsidRPr="00597284" w:rsidRDefault="00F63853" w:rsidP="007C4AC1">
      <w:pPr>
        <w:spacing w:after="0"/>
        <w:rPr>
          <w:color w:val="FF0000"/>
        </w:rPr>
      </w:pPr>
      <w:r w:rsidRPr="00597284">
        <w:rPr>
          <w:color w:val="FF0000"/>
        </w:rPr>
        <w:t>Dúvidas sobre o rádio:</w:t>
      </w:r>
    </w:p>
    <w:p w14:paraId="3DE5957E" w14:textId="77777777" w:rsidR="00F63853" w:rsidRPr="00597284" w:rsidRDefault="00F63853" w:rsidP="00F63853">
      <w:pPr>
        <w:spacing w:after="0"/>
        <w:rPr>
          <w:color w:val="FF0000"/>
        </w:rPr>
      </w:pPr>
      <w:r w:rsidRPr="00597284">
        <w:rPr>
          <w:color w:val="FF0000"/>
        </w:rPr>
        <w:t>1) Pag 59 e 60, Tabela de registradores, RX_ADDR_P0, RX_ADDR_P1, TX_ADDR.</w:t>
      </w:r>
    </w:p>
    <w:p w14:paraId="2BA4E6CE" w14:textId="730AC4C2" w:rsidR="00F63853" w:rsidRPr="00597284" w:rsidRDefault="00F63853" w:rsidP="00F6385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FF0000"/>
          <w:sz w:val="20"/>
          <w:szCs w:val="20"/>
        </w:rPr>
      </w:pPr>
      <w:r w:rsidRPr="00597284">
        <w:rPr>
          <w:rFonts w:ascii="ArialMT" w:hAnsi="ArialMT" w:cs="ArialMT"/>
          <w:color w:val="FF0000"/>
          <w:sz w:val="20"/>
          <w:szCs w:val="20"/>
          <w:lang w:val="en-US"/>
        </w:rPr>
        <w:t>O que signifiva “</w:t>
      </w:r>
      <w:r w:rsidRPr="00597284">
        <w:rPr>
          <w:rFonts w:ascii="ArialMT" w:hAnsi="ArialMT" w:cs="ArialMT"/>
          <w:b/>
          <w:bCs/>
          <w:color w:val="FF0000"/>
          <w:sz w:val="20"/>
          <w:szCs w:val="20"/>
          <w:lang w:val="en-US"/>
        </w:rPr>
        <w:t>LSByte is written first</w:t>
      </w:r>
      <w:r w:rsidRPr="00597284">
        <w:rPr>
          <w:rFonts w:ascii="ArialMT" w:hAnsi="ArialMT" w:cs="ArialMT"/>
          <w:color w:val="FF0000"/>
          <w:sz w:val="20"/>
          <w:szCs w:val="20"/>
          <w:lang w:val="en-US"/>
        </w:rPr>
        <w:t>”</w:t>
      </w:r>
      <w:r w:rsidR="00A47B1D" w:rsidRPr="00597284">
        <w:rPr>
          <w:rFonts w:ascii="ArialMT" w:hAnsi="ArialMT" w:cs="ArialMT"/>
          <w:color w:val="FF0000"/>
          <w:sz w:val="20"/>
          <w:szCs w:val="20"/>
          <w:lang w:val="en-US"/>
        </w:rPr>
        <w:t>?</w:t>
      </w:r>
      <w:r w:rsidRPr="00597284">
        <w:rPr>
          <w:rFonts w:ascii="ArialMT" w:hAnsi="ArialMT" w:cs="ArialMT"/>
          <w:color w:val="FF0000"/>
          <w:sz w:val="20"/>
          <w:szCs w:val="20"/>
          <w:lang w:val="en-US"/>
        </w:rPr>
        <w:t xml:space="preserve"> </w:t>
      </w:r>
      <w:r w:rsidRPr="00597284">
        <w:rPr>
          <w:rFonts w:ascii="ArialMT" w:hAnsi="ArialMT" w:cs="ArialMT"/>
          <w:color w:val="FF0000"/>
          <w:sz w:val="20"/>
          <w:szCs w:val="20"/>
        </w:rPr>
        <w:t>Significa que para escrever “KXC10” deveríamos enviar “01CXK”?</w:t>
      </w:r>
    </w:p>
    <w:p w14:paraId="7E991BDF" w14:textId="52CF3A70" w:rsidR="00A47B1D" w:rsidRPr="00597284" w:rsidRDefault="00A47B1D" w:rsidP="00F6385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FF0000"/>
          <w:sz w:val="20"/>
          <w:szCs w:val="20"/>
        </w:rPr>
      </w:pPr>
    </w:p>
    <w:p w14:paraId="7301C169" w14:textId="7C912C12" w:rsidR="00A47B1D" w:rsidRPr="00597284" w:rsidRDefault="00A47B1D" w:rsidP="00F6385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FF0000"/>
          <w:sz w:val="20"/>
          <w:szCs w:val="20"/>
        </w:rPr>
      </w:pPr>
      <w:r w:rsidRPr="00597284">
        <w:rPr>
          <w:rFonts w:ascii="ArialMT" w:hAnsi="ArialMT" w:cs="ArialMT"/>
          <w:color w:val="FF0000"/>
          <w:sz w:val="20"/>
          <w:szCs w:val="20"/>
        </w:rPr>
        <w:t>2) Pag 40, fig 13 e pag 41, fig 14</w:t>
      </w:r>
    </w:p>
    <w:p w14:paraId="10B0EE47" w14:textId="4624EB25" w:rsidR="00F63853" w:rsidRPr="00597284" w:rsidRDefault="00F63853" w:rsidP="007C4AC1">
      <w:pPr>
        <w:spacing w:after="0"/>
        <w:rPr>
          <w:color w:val="FF0000"/>
        </w:rPr>
      </w:pPr>
      <w:r w:rsidRPr="00597284">
        <w:rPr>
          <w:color w:val="FF0000"/>
        </w:rPr>
        <w:t>Sugestão: Tentar programas os pipes para os seguintes endereços:</w:t>
      </w:r>
    </w:p>
    <w:p w14:paraId="59C5B66D" w14:textId="3AA87A5D" w:rsidR="00F63853" w:rsidRPr="00597284" w:rsidRDefault="00F63853" w:rsidP="00F63853">
      <w:pPr>
        <w:spacing w:after="0"/>
        <w:rPr>
          <w:color w:val="FF0000"/>
        </w:rPr>
      </w:pPr>
      <w:r w:rsidRPr="00597284">
        <w:rPr>
          <w:color w:val="FF0000"/>
        </w:rPr>
        <w:t xml:space="preserve">PIPE0 = “KXC10”, PIPE1 = “KXC11”, PIPE2 = “KXC12”, PIPE3 = “KXC13”, PIPE4 = “KXC14”, PIPE5 = “KXC15”, </w:t>
      </w:r>
    </w:p>
    <w:p w14:paraId="58B59466" w14:textId="0488B8F9" w:rsidR="00F63853" w:rsidRPr="00597284" w:rsidRDefault="00F63853" w:rsidP="00F63853">
      <w:pPr>
        <w:spacing w:after="0"/>
        <w:rPr>
          <w:color w:val="FF0000"/>
        </w:rPr>
      </w:pPr>
      <w:r w:rsidRPr="00597284">
        <w:rPr>
          <w:color w:val="FF0000"/>
        </w:rPr>
        <w:t xml:space="preserve">O transmissor envia duas mensagens pelo PIPE0, dá uma pausa </w:t>
      </w:r>
      <w:r w:rsidR="00A47B1D" w:rsidRPr="00597284">
        <w:rPr>
          <w:color w:val="FF0000"/>
        </w:rPr>
        <w:t>e depois se configura para enviar pelo PIPE1 e assim por diante até o PIPE5. Depois volta a repetir tudo.</w:t>
      </w:r>
    </w:p>
    <w:p w14:paraId="0C2CE5FA" w14:textId="026EF15D" w:rsidR="00A47B1D" w:rsidRPr="00597284" w:rsidRDefault="00A47B1D" w:rsidP="00F63853">
      <w:pPr>
        <w:spacing w:after="0"/>
        <w:rPr>
          <w:color w:val="FF0000"/>
        </w:rPr>
      </w:pPr>
      <w:r w:rsidRPr="00597284">
        <w:rPr>
          <w:color w:val="FF0000"/>
        </w:rPr>
        <w:t>Fazer inicialmente para PIPE0 e PIPE1. Se funcionar, adicionar mais PIPES</w:t>
      </w:r>
    </w:p>
    <w:p w14:paraId="115DB8F8" w14:textId="5FC1FF83" w:rsidR="00F63853" w:rsidRPr="00597284" w:rsidRDefault="00A47B1D" w:rsidP="007C4AC1">
      <w:pPr>
        <w:spacing w:after="0"/>
        <w:rPr>
          <w:color w:val="FF0000"/>
        </w:rPr>
      </w:pPr>
      <w:r w:rsidRPr="00597284">
        <w:rPr>
          <w:color w:val="FF0000"/>
        </w:rPr>
        <w:t>Talvez seja o caso de se inverter a ordem de envio dos endereços.</w:t>
      </w:r>
    </w:p>
    <w:p w14:paraId="008C5BEB" w14:textId="7F2B38AA" w:rsidR="00F63853" w:rsidRPr="00597284" w:rsidRDefault="00F63853" w:rsidP="007C4AC1">
      <w:pPr>
        <w:spacing w:after="0"/>
        <w:rPr>
          <w:color w:val="FF0000"/>
        </w:rPr>
      </w:pPr>
    </w:p>
    <w:p w14:paraId="3829CB11" w14:textId="5F6752B4" w:rsidR="00A47B1D" w:rsidRPr="00597284" w:rsidRDefault="00A47B1D" w:rsidP="007C4AC1">
      <w:pPr>
        <w:spacing w:after="0"/>
        <w:rPr>
          <w:color w:val="FF0000"/>
        </w:rPr>
      </w:pPr>
      <w:r w:rsidRPr="00597284">
        <w:rPr>
          <w:color w:val="FF0000"/>
        </w:rPr>
        <w:t>3) Na tabela de registradores, ver o registrador ACK_PLD. É o payload que pode ser enviar junto com a mensagem de ACK. Como será que se consegue usá-lo.</w:t>
      </w:r>
    </w:p>
    <w:p w14:paraId="19DC9A76" w14:textId="2F7C195D" w:rsidR="00A47B1D" w:rsidRPr="00597284" w:rsidRDefault="00A47B1D" w:rsidP="007C4AC1">
      <w:pPr>
        <w:spacing w:after="0"/>
        <w:rPr>
          <w:color w:val="FF0000"/>
        </w:rPr>
      </w:pPr>
      <w:r w:rsidRPr="00597284">
        <w:rPr>
          <w:color w:val="FF0000"/>
        </w:rPr>
        <w:t>Sugestão: com um programa muito simples tentar enviar para transmissor alguma coisa junto com o ACK. Por exemplo, enviar os números (ASCII) 0, 1, 2 e 3.</w:t>
      </w:r>
    </w:p>
    <w:p w14:paraId="46E5D183" w14:textId="673051F8" w:rsidR="00A47B1D" w:rsidRPr="00597284" w:rsidRDefault="00A47B1D" w:rsidP="007C4AC1">
      <w:pPr>
        <w:spacing w:after="0"/>
        <w:rPr>
          <w:color w:val="FF0000"/>
        </w:rPr>
      </w:pPr>
      <w:r w:rsidRPr="00597284">
        <w:rPr>
          <w:color w:val="FF0000"/>
        </w:rPr>
        <w:t>O transmissor tenta ler o payload que veio com o ACK, e toma as ações:</w:t>
      </w:r>
    </w:p>
    <w:p w14:paraId="43C59520" w14:textId="5D411E9D" w:rsidR="00A47B1D" w:rsidRPr="00597284" w:rsidRDefault="00A47B1D" w:rsidP="007C4AC1">
      <w:pPr>
        <w:spacing w:after="0"/>
        <w:rPr>
          <w:color w:val="FF0000"/>
        </w:rPr>
      </w:pPr>
      <w:r w:rsidRPr="00597284">
        <w:rPr>
          <w:color w:val="FF0000"/>
        </w:rPr>
        <w:t>0 = apaga os dois leds; 1 = acende led vermelho;  2 = acende led azul e 3 = acende ambos os leds.</w:t>
      </w:r>
    </w:p>
    <w:p w14:paraId="26405BDB" w14:textId="33AA99E2" w:rsidR="00A47B1D" w:rsidRPr="00597284" w:rsidRDefault="00A47B1D" w:rsidP="007C4AC1">
      <w:pPr>
        <w:spacing w:after="0"/>
        <w:rPr>
          <w:color w:val="FF0000"/>
        </w:rPr>
      </w:pPr>
      <w:r w:rsidRPr="00597284">
        <w:rPr>
          <w:color w:val="FF0000"/>
        </w:rPr>
        <w:t>Assim, dá para conferir de forma simples se o transmissor está conseguindo receber o payload.</w:t>
      </w:r>
    </w:p>
    <w:p w14:paraId="32DE5110" w14:textId="15D8A41D" w:rsidR="00A47B1D" w:rsidRPr="00597284" w:rsidRDefault="00A47B1D" w:rsidP="007C4AC1">
      <w:pPr>
        <w:spacing w:after="0"/>
        <w:rPr>
          <w:color w:val="FF0000"/>
        </w:rPr>
      </w:pPr>
    </w:p>
    <w:p w14:paraId="331CA316" w14:textId="7A58D274" w:rsidR="00A47B1D" w:rsidRPr="00597284" w:rsidRDefault="00A47B1D" w:rsidP="007C4AC1">
      <w:pPr>
        <w:spacing w:after="0"/>
        <w:rPr>
          <w:color w:val="FF0000"/>
        </w:rPr>
      </w:pPr>
      <w:r w:rsidRPr="00597284">
        <w:rPr>
          <w:color w:val="FF0000"/>
        </w:rPr>
        <w:t xml:space="preserve">4) Pag 56, fig 30 e </w:t>
      </w:r>
      <w:r w:rsidR="009E7BDF" w:rsidRPr="00597284">
        <w:rPr>
          <w:color w:val="FF0000"/>
        </w:rPr>
        <w:t xml:space="preserve">na </w:t>
      </w:r>
      <w:r w:rsidRPr="00597284">
        <w:rPr>
          <w:color w:val="FF0000"/>
        </w:rPr>
        <w:t>Tabela de registradores, ver o registrador DYNPD:</w:t>
      </w:r>
    </w:p>
    <w:p w14:paraId="3551EE53" w14:textId="0CFE079E" w:rsidR="00A47B1D" w:rsidRPr="00597284" w:rsidRDefault="00A47B1D" w:rsidP="007C4AC1">
      <w:pPr>
        <w:spacing w:after="0"/>
        <w:rPr>
          <w:color w:val="FF0000"/>
        </w:rPr>
      </w:pPr>
      <w:r w:rsidRPr="00597284">
        <w:rPr>
          <w:color w:val="FF0000"/>
        </w:rPr>
        <w:t>Será é ele que permite o uso dos PIPEs para construir o payload?</w:t>
      </w:r>
      <w:r w:rsidR="009E7BDF" w:rsidRPr="00597284">
        <w:rPr>
          <w:color w:val="FF0000"/>
        </w:rPr>
        <w:t xml:space="preserve"> Os dois RX_FIFO e TX_FIFO consomem os PIPEs ou são formados por memória extra?</w:t>
      </w:r>
    </w:p>
    <w:p w14:paraId="30C36423" w14:textId="52E556C0" w:rsidR="00A47B1D" w:rsidRPr="00597284" w:rsidRDefault="00A47B1D" w:rsidP="007C4AC1">
      <w:pPr>
        <w:spacing w:after="0"/>
        <w:rPr>
          <w:color w:val="FF0000"/>
        </w:rPr>
      </w:pPr>
    </w:p>
    <w:p w14:paraId="2F349807" w14:textId="77777777" w:rsidR="00F63853" w:rsidRPr="00597284" w:rsidRDefault="00F63853" w:rsidP="007C4AC1">
      <w:pPr>
        <w:spacing w:after="0"/>
        <w:rPr>
          <w:color w:val="FF0000"/>
        </w:rPr>
      </w:pPr>
    </w:p>
    <w:p w14:paraId="407556A7" w14:textId="708A08B3" w:rsidR="007C4AC1" w:rsidRPr="00597284" w:rsidRDefault="007C4AC1" w:rsidP="007C4AC1">
      <w:pPr>
        <w:spacing w:after="0"/>
        <w:rPr>
          <w:color w:val="FF0000"/>
        </w:rPr>
      </w:pPr>
    </w:p>
    <w:p w14:paraId="2D751341" w14:textId="721A87AA" w:rsidR="00EC67EF" w:rsidRPr="00597284" w:rsidRDefault="00D96BEB" w:rsidP="00687F3C">
      <w:pPr>
        <w:spacing w:after="0"/>
        <w:rPr>
          <w:color w:val="FF0000"/>
        </w:rPr>
        <w:sectPr w:rsidR="00EC67EF" w:rsidRPr="00597284" w:rsidSect="00EC67EF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 w:rsidRPr="00597284">
        <w:rPr>
          <w:color w:val="FF0000"/>
        </w:rPr>
        <w:cr/>
      </w:r>
    </w:p>
    <w:p w14:paraId="4DE4ACA2" w14:textId="77777777" w:rsidR="008E6E70" w:rsidRPr="00597284" w:rsidRDefault="008E6E70" w:rsidP="008E6E70">
      <w:pPr>
        <w:jc w:val="center"/>
        <w:rPr>
          <w:b/>
          <w:bCs/>
          <w:color w:val="FF0000"/>
          <w:sz w:val="40"/>
          <w:szCs w:val="40"/>
        </w:rPr>
      </w:pPr>
      <w:r w:rsidRPr="00597284">
        <w:rPr>
          <w:b/>
          <w:bCs/>
          <w:color w:val="FF0000"/>
          <w:sz w:val="40"/>
          <w:szCs w:val="40"/>
        </w:rPr>
        <w:lastRenderedPageBreak/>
        <w:t>W25Q32</w:t>
      </w:r>
    </w:p>
    <w:p w14:paraId="58BF907A" w14:textId="77777777" w:rsidR="008E6E70" w:rsidRPr="00597284" w:rsidRDefault="008E6E70" w:rsidP="008E6E70">
      <w:pPr>
        <w:spacing w:after="0"/>
        <w:rPr>
          <w:color w:val="FF0000"/>
        </w:rPr>
      </w:pPr>
      <w:r w:rsidRPr="00597284">
        <w:rPr>
          <w:color w:val="FF0000"/>
        </w:rPr>
        <w:t xml:space="preserve">Pino de controle: CE-WQ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PB0 (D8)</w:t>
      </w:r>
    </w:p>
    <w:p w14:paraId="78F51042" w14:textId="77777777" w:rsidR="0063341C" w:rsidRPr="00597284" w:rsidRDefault="0063341C" w:rsidP="0063341C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Ensaio com a memória Flash de 4 MB (00xx xxxx   xxxx xxxx   xxxx xxxx) (0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4.194.303).</w:t>
      </w:r>
    </w:p>
    <w:p w14:paraId="6C7DB1B4" w14:textId="77777777" w:rsidR="0063341C" w:rsidRPr="00597284" w:rsidRDefault="0063341C" w:rsidP="0063341C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São 16 K páginas de 256 bytes (00xx xxxx   xxxx xxxx   0000 0000) (0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16.385).</w:t>
      </w:r>
    </w:p>
    <w:p w14:paraId="2D173ECD" w14:textId="77777777" w:rsidR="0063341C" w:rsidRPr="00597284" w:rsidRDefault="0063341C" w:rsidP="0063341C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São 1K setores de 4 KB (00xx xxxx   xxxx 0000   0000 0000) (0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1.023).</w:t>
      </w:r>
    </w:p>
    <w:p w14:paraId="6FD1146A" w14:textId="77777777" w:rsidR="0063341C" w:rsidRPr="00597284" w:rsidRDefault="0063341C" w:rsidP="0063341C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São 128 setores de 32 KB (00xx xxxx   x000 0000   0000 0000) (0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127).</w:t>
      </w:r>
    </w:p>
    <w:p w14:paraId="43090D76" w14:textId="77777777" w:rsidR="0063341C" w:rsidRPr="00597284" w:rsidRDefault="0063341C" w:rsidP="0063341C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São 64 setores de 64 KB (00xx xxxx   0000 0000   0000 0000) (0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63).</w:t>
      </w:r>
    </w:p>
    <w:p w14:paraId="4D563185" w14:textId="77777777" w:rsidR="0063341C" w:rsidRPr="00597284" w:rsidRDefault="0063341C" w:rsidP="0063341C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Ao entrar neste modo deve surgir as informações abaixo.</w:t>
      </w:r>
    </w:p>
    <w:p w14:paraId="7EB6AA5B" w14:textId="77777777" w:rsidR="0063341C" w:rsidRPr="00597284" w:rsidRDefault="0063341C" w:rsidP="006334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ind w:left="709" w:right="2102"/>
        <w:jc w:val="both"/>
        <w:rPr>
          <w:rFonts w:ascii="Courier New" w:hAnsi="Courier New" w:cs="Courier New"/>
          <w:color w:val="FF0000"/>
          <w:sz w:val="20"/>
          <w:szCs w:val="20"/>
          <w:lang w:val="de-DE"/>
        </w:rPr>
      </w:pPr>
      <w:r w:rsidRPr="00597284">
        <w:rPr>
          <w:rFonts w:ascii="Courier New" w:hAnsi="Courier New" w:cs="Courier New"/>
          <w:color w:val="FF0000"/>
          <w:sz w:val="20"/>
          <w:szCs w:val="20"/>
          <w:lang w:val="de-DE"/>
        </w:rPr>
        <w:t>JEDEC: EF 40 16   SR1=10  SR2=00</w:t>
      </w:r>
    </w:p>
    <w:p w14:paraId="40B26C9B" w14:textId="77777777" w:rsidR="0063341C" w:rsidRPr="00597284" w:rsidRDefault="0063341C" w:rsidP="006334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ind w:left="709" w:right="2102"/>
        <w:jc w:val="both"/>
        <w:rPr>
          <w:rFonts w:ascii="Courier New" w:hAnsi="Courier New" w:cs="Courier New"/>
          <w:color w:val="FF0000"/>
          <w:sz w:val="20"/>
          <w:szCs w:val="20"/>
          <w:lang w:val="de-DE"/>
        </w:rPr>
      </w:pPr>
      <w:r w:rsidRPr="00597284">
        <w:rPr>
          <w:rFonts w:ascii="Courier New" w:hAnsi="Courier New" w:cs="Courier New"/>
          <w:color w:val="FF0000"/>
          <w:sz w:val="20"/>
          <w:szCs w:val="20"/>
          <w:lang w:val="de-DE"/>
        </w:rPr>
        <w:t>Manuf ID: EF  Dev ID: 15</w:t>
      </w:r>
    </w:p>
    <w:p w14:paraId="17FD406A" w14:textId="77777777" w:rsidR="0063341C" w:rsidRPr="00597284" w:rsidRDefault="0063341C" w:rsidP="006334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76" w:lineRule="auto"/>
        <w:ind w:left="709" w:right="2102"/>
        <w:jc w:val="both"/>
        <w:rPr>
          <w:rFonts w:ascii="Courier New" w:hAnsi="Courier New" w:cs="Courier New"/>
          <w:color w:val="FF0000"/>
          <w:sz w:val="20"/>
          <w:szCs w:val="20"/>
        </w:rPr>
      </w:pPr>
      <w:r w:rsidRPr="00597284">
        <w:rPr>
          <w:rFonts w:ascii="Courier New" w:hAnsi="Courier New" w:cs="Courier New"/>
          <w:color w:val="FF0000"/>
          <w:sz w:val="20"/>
          <w:szCs w:val="20"/>
        </w:rPr>
        <w:t xml:space="preserve">Unique ID: D6 65 84 98 46 21 71 15 </w:t>
      </w:r>
    </w:p>
    <w:p w14:paraId="4816790D" w14:textId="77777777" w:rsidR="008E6E70" w:rsidRPr="00597284" w:rsidRDefault="008E6E70" w:rsidP="008E6E70">
      <w:pPr>
        <w:spacing w:after="0"/>
        <w:rPr>
          <w:color w:val="FF0000"/>
        </w:rPr>
      </w:pPr>
    </w:p>
    <w:p w14:paraId="212ED4AC" w14:textId="77777777" w:rsidR="008E6E70" w:rsidRPr="00597284" w:rsidRDefault="008E6E70" w:rsidP="008E6E70">
      <w:pPr>
        <w:spacing w:after="0"/>
        <w:rPr>
          <w:color w:val="FF0000"/>
        </w:rPr>
      </w:pPr>
    </w:p>
    <w:tbl>
      <w:tblPr>
        <w:tblStyle w:val="Tabelacomgrade"/>
        <w:tblW w:w="6412" w:type="dxa"/>
        <w:jc w:val="center"/>
        <w:tblLook w:val="04A0" w:firstRow="1" w:lastRow="0" w:firstColumn="1" w:lastColumn="0" w:noHBand="0" w:noVBand="1"/>
      </w:tblPr>
      <w:tblGrid>
        <w:gridCol w:w="682"/>
        <w:gridCol w:w="2699"/>
        <w:gridCol w:w="3031"/>
      </w:tblGrid>
      <w:tr w:rsidR="00597284" w:rsidRPr="00597284" w14:paraId="0369A11E" w14:textId="77777777" w:rsidTr="00573B8D">
        <w:trPr>
          <w:jc w:val="center"/>
        </w:trPr>
        <w:tc>
          <w:tcPr>
            <w:tcW w:w="682" w:type="dxa"/>
          </w:tcPr>
          <w:p w14:paraId="02D0C4F8" w14:textId="77777777" w:rsidR="00F1202A" w:rsidRPr="00597284" w:rsidRDefault="00F1202A" w:rsidP="00120DB2">
            <w:pPr>
              <w:rPr>
                <w:color w:val="FF0000"/>
              </w:rPr>
            </w:pPr>
          </w:p>
        </w:tc>
        <w:tc>
          <w:tcPr>
            <w:tcW w:w="2699" w:type="dxa"/>
          </w:tcPr>
          <w:p w14:paraId="1E210582" w14:textId="77777777" w:rsidR="00F1202A" w:rsidRPr="00597284" w:rsidRDefault="00F1202A" w:rsidP="00120DB2">
            <w:pPr>
              <w:rPr>
                <w:color w:val="FF0000"/>
              </w:rPr>
            </w:pPr>
          </w:p>
        </w:tc>
        <w:tc>
          <w:tcPr>
            <w:tcW w:w="3031" w:type="dxa"/>
          </w:tcPr>
          <w:p w14:paraId="73DD1488" w14:textId="77777777" w:rsidR="00F1202A" w:rsidRPr="00597284" w:rsidRDefault="00F1202A" w:rsidP="00120DB2">
            <w:pPr>
              <w:rPr>
                <w:color w:val="FF0000"/>
              </w:rPr>
            </w:pPr>
          </w:p>
        </w:tc>
      </w:tr>
      <w:tr w:rsidR="00597284" w:rsidRPr="00597284" w14:paraId="02501D20" w14:textId="77777777" w:rsidTr="00573B8D">
        <w:trPr>
          <w:jc w:val="center"/>
        </w:trPr>
        <w:tc>
          <w:tcPr>
            <w:tcW w:w="682" w:type="dxa"/>
          </w:tcPr>
          <w:p w14:paraId="0656AB2F" w14:textId="77777777" w:rsidR="00F1202A" w:rsidRPr="00597284" w:rsidRDefault="00F1202A" w:rsidP="00120DB2">
            <w:pPr>
              <w:rPr>
                <w:color w:val="FF0000"/>
              </w:rPr>
            </w:pPr>
          </w:p>
        </w:tc>
        <w:tc>
          <w:tcPr>
            <w:tcW w:w="2699" w:type="dxa"/>
          </w:tcPr>
          <w:p w14:paraId="45F1CECA" w14:textId="77777777" w:rsidR="00F1202A" w:rsidRPr="00597284" w:rsidRDefault="00F1202A" w:rsidP="00120DB2">
            <w:pPr>
              <w:rPr>
                <w:color w:val="FF0000"/>
              </w:rPr>
            </w:pPr>
          </w:p>
        </w:tc>
        <w:tc>
          <w:tcPr>
            <w:tcW w:w="3031" w:type="dxa"/>
          </w:tcPr>
          <w:p w14:paraId="6896F55F" w14:textId="77777777" w:rsidR="00F1202A" w:rsidRPr="00597284" w:rsidRDefault="00F1202A" w:rsidP="00120DB2">
            <w:pPr>
              <w:rPr>
                <w:color w:val="FF0000"/>
              </w:rPr>
            </w:pPr>
          </w:p>
        </w:tc>
      </w:tr>
      <w:tr w:rsidR="00597284" w:rsidRPr="00597284" w14:paraId="19704DE4" w14:textId="77777777" w:rsidTr="00F5763C">
        <w:trPr>
          <w:jc w:val="center"/>
        </w:trPr>
        <w:tc>
          <w:tcPr>
            <w:tcW w:w="682" w:type="dxa"/>
          </w:tcPr>
          <w:p w14:paraId="050B61B1" w14:textId="77777777" w:rsidR="00655E3F" w:rsidRPr="00597284" w:rsidRDefault="00655E3F" w:rsidP="00F5763C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699" w:type="dxa"/>
          </w:tcPr>
          <w:p w14:paraId="20AF7B0D" w14:textId="26F9D559" w:rsidR="00655E3F" w:rsidRPr="00597284" w:rsidRDefault="00655E3F" w:rsidP="00F5763C">
            <w:pPr>
              <w:rPr>
                <w:color w:val="FF0000"/>
              </w:rPr>
            </w:pPr>
            <w:r w:rsidRPr="00597284">
              <w:rPr>
                <w:color w:val="FF0000"/>
              </w:rPr>
              <w:t>wq_dir_cria</w:t>
            </w:r>
          </w:p>
        </w:tc>
        <w:tc>
          <w:tcPr>
            <w:tcW w:w="3031" w:type="dxa"/>
          </w:tcPr>
          <w:p w14:paraId="07105A99" w14:textId="2ADE5930" w:rsidR="00655E3F" w:rsidRPr="00597284" w:rsidRDefault="00655E3F" w:rsidP="00F5763C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cmdo, char *nome)</w:t>
            </w:r>
          </w:p>
        </w:tc>
      </w:tr>
      <w:tr w:rsidR="00597284" w:rsidRPr="00597284" w14:paraId="42A9D336" w14:textId="77777777" w:rsidTr="00573B8D">
        <w:trPr>
          <w:jc w:val="center"/>
        </w:trPr>
        <w:tc>
          <w:tcPr>
            <w:tcW w:w="682" w:type="dxa"/>
          </w:tcPr>
          <w:p w14:paraId="538A9B88" w14:textId="12D8EA37" w:rsidR="00DE68E2" w:rsidRPr="00597284" w:rsidRDefault="00F1202A" w:rsidP="00785DE6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699" w:type="dxa"/>
          </w:tcPr>
          <w:p w14:paraId="077D84DB" w14:textId="20AE11F5" w:rsidR="00DE68E2" w:rsidRPr="00597284" w:rsidRDefault="00F1202A" w:rsidP="00785DE6">
            <w:pPr>
              <w:rPr>
                <w:color w:val="FF0000"/>
              </w:rPr>
            </w:pPr>
            <w:r w:rsidRPr="00597284">
              <w:rPr>
                <w:color w:val="FF0000"/>
              </w:rPr>
              <w:t>wq_dir_prox</w:t>
            </w:r>
          </w:p>
        </w:tc>
        <w:tc>
          <w:tcPr>
            <w:tcW w:w="3031" w:type="dxa"/>
          </w:tcPr>
          <w:p w14:paraId="755E6DDE" w14:textId="1E143635" w:rsidR="00DE68E2" w:rsidRPr="00597284" w:rsidRDefault="00F1202A" w:rsidP="00785DE6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5399FD7B" w14:textId="77777777" w:rsidTr="00573B8D">
        <w:trPr>
          <w:jc w:val="center"/>
        </w:trPr>
        <w:tc>
          <w:tcPr>
            <w:tcW w:w="682" w:type="dxa"/>
          </w:tcPr>
          <w:p w14:paraId="0818984F" w14:textId="2FE3CF16" w:rsidR="00DE68E2" w:rsidRPr="00597284" w:rsidRDefault="00DE68E2" w:rsidP="00785DE6">
            <w:pPr>
              <w:rPr>
                <w:color w:val="FF0000"/>
              </w:rPr>
            </w:pPr>
          </w:p>
        </w:tc>
        <w:tc>
          <w:tcPr>
            <w:tcW w:w="2699" w:type="dxa"/>
          </w:tcPr>
          <w:p w14:paraId="3297D26F" w14:textId="733ABFFA" w:rsidR="00DE68E2" w:rsidRPr="00597284" w:rsidRDefault="00DE68E2" w:rsidP="00785DE6">
            <w:pPr>
              <w:rPr>
                <w:color w:val="FF0000"/>
                <w:lang w:val="en-US"/>
              </w:rPr>
            </w:pPr>
          </w:p>
        </w:tc>
        <w:tc>
          <w:tcPr>
            <w:tcW w:w="3031" w:type="dxa"/>
          </w:tcPr>
          <w:p w14:paraId="0570CDF6" w14:textId="602E81E9" w:rsidR="00DE68E2" w:rsidRPr="00597284" w:rsidRDefault="00DE68E2" w:rsidP="00785DE6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03F8EA53" w14:textId="77777777" w:rsidTr="00573B8D">
        <w:trPr>
          <w:jc w:val="center"/>
        </w:trPr>
        <w:tc>
          <w:tcPr>
            <w:tcW w:w="682" w:type="dxa"/>
          </w:tcPr>
          <w:p w14:paraId="7C4D710C" w14:textId="400542D4" w:rsidR="00DE68E2" w:rsidRPr="00597284" w:rsidRDefault="00573B8D" w:rsidP="00785DE6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699" w:type="dxa"/>
          </w:tcPr>
          <w:p w14:paraId="41F6CDA6" w14:textId="1FABCA56" w:rsidR="00DE68E2" w:rsidRPr="00597284" w:rsidRDefault="00DE68E2" w:rsidP="00785DE6">
            <w:pPr>
              <w:rPr>
                <w:color w:val="FF0000"/>
              </w:rPr>
            </w:pPr>
            <w:r w:rsidRPr="00597284">
              <w:rPr>
                <w:color w:val="FF0000"/>
              </w:rPr>
              <w:t>wq_ser_tam</w:t>
            </w:r>
          </w:p>
        </w:tc>
        <w:tc>
          <w:tcPr>
            <w:tcW w:w="3031" w:type="dxa"/>
          </w:tcPr>
          <w:p w14:paraId="343C2F8C" w14:textId="2908ED84" w:rsidR="00DE68E2" w:rsidRPr="00597284" w:rsidRDefault="00573B8D" w:rsidP="00785DE6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id)</w:t>
            </w:r>
          </w:p>
        </w:tc>
      </w:tr>
      <w:tr w:rsidR="00597284" w:rsidRPr="00597284" w14:paraId="039FEEC1" w14:textId="77777777" w:rsidTr="00573B8D">
        <w:trPr>
          <w:jc w:val="center"/>
        </w:trPr>
        <w:tc>
          <w:tcPr>
            <w:tcW w:w="682" w:type="dxa"/>
          </w:tcPr>
          <w:p w14:paraId="7F422B2B" w14:textId="5408A892" w:rsidR="00DE68E2" w:rsidRPr="00597284" w:rsidRDefault="00573B8D" w:rsidP="00785DE6">
            <w:pPr>
              <w:rPr>
                <w:color w:val="FF0000"/>
              </w:rPr>
            </w:pPr>
            <w:r w:rsidRPr="00597284">
              <w:rPr>
                <w:color w:val="FF0000"/>
                <w:lang w:val="en-US"/>
              </w:rPr>
              <w:t>void</w:t>
            </w:r>
          </w:p>
        </w:tc>
        <w:tc>
          <w:tcPr>
            <w:tcW w:w="2699" w:type="dxa"/>
          </w:tcPr>
          <w:p w14:paraId="287F1997" w14:textId="707BE0F7" w:rsidR="00DE68E2" w:rsidRPr="00597284" w:rsidRDefault="00DE68E2" w:rsidP="00785DE6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wq_ser_id</w:t>
            </w:r>
          </w:p>
        </w:tc>
        <w:tc>
          <w:tcPr>
            <w:tcW w:w="3031" w:type="dxa"/>
          </w:tcPr>
          <w:p w14:paraId="2F059132" w14:textId="4E95F7D0" w:rsidR="00DE68E2" w:rsidRPr="00597284" w:rsidRDefault="00573B8D" w:rsidP="00785DE6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(byte id)</w:t>
            </w:r>
          </w:p>
        </w:tc>
      </w:tr>
      <w:tr w:rsidR="00597284" w:rsidRPr="00597284" w14:paraId="1B97CC6F" w14:textId="77777777" w:rsidTr="00573B8D">
        <w:trPr>
          <w:jc w:val="center"/>
        </w:trPr>
        <w:tc>
          <w:tcPr>
            <w:tcW w:w="682" w:type="dxa"/>
          </w:tcPr>
          <w:p w14:paraId="1CA18202" w14:textId="466E66FD" w:rsidR="008E6E70" w:rsidRPr="00597284" w:rsidRDefault="00573B8D" w:rsidP="002A76EB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word</w:t>
            </w:r>
          </w:p>
        </w:tc>
        <w:tc>
          <w:tcPr>
            <w:tcW w:w="2699" w:type="dxa"/>
          </w:tcPr>
          <w:p w14:paraId="7B05510D" w14:textId="34F48F39" w:rsidR="008E6E70" w:rsidRPr="00597284" w:rsidRDefault="00573B8D" w:rsidP="002A76EB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wq_rd_word</w:t>
            </w:r>
          </w:p>
        </w:tc>
        <w:tc>
          <w:tcPr>
            <w:tcW w:w="3031" w:type="dxa"/>
          </w:tcPr>
          <w:p w14:paraId="1603671F" w14:textId="6EB0060D" w:rsidR="008E6E70" w:rsidRPr="00597284" w:rsidRDefault="00573B8D" w:rsidP="002A76EB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(long adr)</w:t>
            </w:r>
          </w:p>
        </w:tc>
      </w:tr>
      <w:tr w:rsidR="00597284" w:rsidRPr="00597284" w14:paraId="6C34D0CB" w14:textId="77777777" w:rsidTr="00573B8D">
        <w:trPr>
          <w:jc w:val="center"/>
        </w:trPr>
        <w:tc>
          <w:tcPr>
            <w:tcW w:w="682" w:type="dxa"/>
          </w:tcPr>
          <w:p w14:paraId="01EEB781" w14:textId="601A7B37" w:rsidR="00573B8D" w:rsidRPr="00597284" w:rsidRDefault="00573B8D" w:rsidP="00120DB2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byte</w:t>
            </w:r>
          </w:p>
        </w:tc>
        <w:tc>
          <w:tcPr>
            <w:tcW w:w="2699" w:type="dxa"/>
          </w:tcPr>
          <w:p w14:paraId="3E0285AA" w14:textId="7751CB59" w:rsidR="00573B8D" w:rsidRPr="00597284" w:rsidRDefault="00573B8D" w:rsidP="00120DB2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wq_rd_byte</w:t>
            </w:r>
          </w:p>
        </w:tc>
        <w:tc>
          <w:tcPr>
            <w:tcW w:w="3031" w:type="dxa"/>
          </w:tcPr>
          <w:p w14:paraId="01CE8E46" w14:textId="17F3122A" w:rsidR="00573B8D" w:rsidRPr="00597284" w:rsidRDefault="00573B8D" w:rsidP="00120DB2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(long adr)</w:t>
            </w:r>
          </w:p>
        </w:tc>
      </w:tr>
      <w:tr w:rsidR="00597284" w:rsidRPr="00597284" w14:paraId="5C187D22" w14:textId="77777777" w:rsidTr="00573B8D">
        <w:trPr>
          <w:jc w:val="center"/>
        </w:trPr>
        <w:tc>
          <w:tcPr>
            <w:tcW w:w="682" w:type="dxa"/>
          </w:tcPr>
          <w:p w14:paraId="413AF2E2" w14:textId="0023B3E7" w:rsidR="00573B8D" w:rsidRPr="00597284" w:rsidRDefault="00573B8D" w:rsidP="00120DB2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void</w:t>
            </w:r>
          </w:p>
        </w:tc>
        <w:tc>
          <w:tcPr>
            <w:tcW w:w="2699" w:type="dxa"/>
          </w:tcPr>
          <w:p w14:paraId="0D84B1AE" w14:textId="6778C455" w:rsidR="00573B8D" w:rsidRPr="00597284" w:rsidRDefault="00573B8D" w:rsidP="00120DB2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wq_wr_word_bcd</w:t>
            </w:r>
          </w:p>
        </w:tc>
        <w:tc>
          <w:tcPr>
            <w:tcW w:w="3031" w:type="dxa"/>
          </w:tcPr>
          <w:p w14:paraId="36A11111" w14:textId="52E2F25D" w:rsidR="00573B8D" w:rsidRPr="00597284" w:rsidRDefault="00573B8D" w:rsidP="00120DB2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(long adr, word dado)</w:t>
            </w:r>
          </w:p>
        </w:tc>
      </w:tr>
      <w:tr w:rsidR="00597284" w:rsidRPr="00597284" w14:paraId="66954937" w14:textId="77777777" w:rsidTr="00573B8D">
        <w:trPr>
          <w:jc w:val="center"/>
        </w:trPr>
        <w:tc>
          <w:tcPr>
            <w:tcW w:w="682" w:type="dxa"/>
          </w:tcPr>
          <w:p w14:paraId="328577E4" w14:textId="640EE8F7" w:rsidR="00573B8D" w:rsidRPr="00597284" w:rsidRDefault="00573B8D" w:rsidP="00120DB2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void</w:t>
            </w:r>
          </w:p>
        </w:tc>
        <w:tc>
          <w:tcPr>
            <w:tcW w:w="2699" w:type="dxa"/>
          </w:tcPr>
          <w:p w14:paraId="455526F1" w14:textId="5D0B6D89" w:rsidR="00573B8D" w:rsidRPr="00597284" w:rsidRDefault="00573B8D" w:rsidP="00120DB2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wq_wr_word</w:t>
            </w:r>
          </w:p>
        </w:tc>
        <w:tc>
          <w:tcPr>
            <w:tcW w:w="3031" w:type="dxa"/>
          </w:tcPr>
          <w:p w14:paraId="6EC3BF78" w14:textId="1A75F5F7" w:rsidR="00573B8D" w:rsidRPr="00597284" w:rsidRDefault="00573B8D" w:rsidP="00120DB2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(long adr, word dado)</w:t>
            </w:r>
          </w:p>
        </w:tc>
      </w:tr>
      <w:tr w:rsidR="00597284" w:rsidRPr="00597284" w14:paraId="6CFECD5F" w14:textId="77777777" w:rsidTr="00120DB2">
        <w:trPr>
          <w:jc w:val="center"/>
        </w:trPr>
        <w:tc>
          <w:tcPr>
            <w:tcW w:w="682" w:type="dxa"/>
          </w:tcPr>
          <w:p w14:paraId="50FCB7E7" w14:textId="5F8DD691" w:rsidR="00573B8D" w:rsidRPr="00597284" w:rsidRDefault="00573B8D" w:rsidP="00120DB2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void</w:t>
            </w:r>
          </w:p>
        </w:tc>
        <w:tc>
          <w:tcPr>
            <w:tcW w:w="2699" w:type="dxa"/>
          </w:tcPr>
          <w:p w14:paraId="0A27FEF9" w14:textId="2CA64259" w:rsidR="00573B8D" w:rsidRPr="00597284" w:rsidRDefault="00573B8D" w:rsidP="00120DB2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wq_wr_byte</w:t>
            </w:r>
          </w:p>
        </w:tc>
        <w:tc>
          <w:tcPr>
            <w:tcW w:w="3031" w:type="dxa"/>
          </w:tcPr>
          <w:p w14:paraId="3B6D5912" w14:textId="5FB61148" w:rsidR="00573B8D" w:rsidRPr="00597284" w:rsidRDefault="00573B8D" w:rsidP="00120DB2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(long adr, byte dado)</w:t>
            </w:r>
          </w:p>
        </w:tc>
      </w:tr>
      <w:tr w:rsidR="00597284" w:rsidRPr="00597284" w14:paraId="6A812DF8" w14:textId="77777777" w:rsidTr="00120DB2">
        <w:trPr>
          <w:jc w:val="center"/>
        </w:trPr>
        <w:tc>
          <w:tcPr>
            <w:tcW w:w="682" w:type="dxa"/>
          </w:tcPr>
          <w:p w14:paraId="6F01852A" w14:textId="77777777" w:rsidR="00573B8D" w:rsidRPr="00597284" w:rsidRDefault="00573B8D" w:rsidP="00120DB2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void</w:t>
            </w:r>
          </w:p>
        </w:tc>
        <w:tc>
          <w:tcPr>
            <w:tcW w:w="2699" w:type="dxa"/>
          </w:tcPr>
          <w:p w14:paraId="285E7C8B" w14:textId="77777777" w:rsidR="00573B8D" w:rsidRPr="00597284" w:rsidRDefault="00573B8D" w:rsidP="00120DB2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wq_wr_str</w:t>
            </w:r>
          </w:p>
        </w:tc>
        <w:tc>
          <w:tcPr>
            <w:tcW w:w="3031" w:type="dxa"/>
          </w:tcPr>
          <w:p w14:paraId="4BDCA3B5" w14:textId="195FC150" w:rsidR="00573B8D" w:rsidRPr="00597284" w:rsidRDefault="00573B8D" w:rsidP="00120DB2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(long adr, byte *vet)</w:t>
            </w:r>
          </w:p>
        </w:tc>
      </w:tr>
      <w:tr w:rsidR="00597284" w:rsidRPr="00597284" w14:paraId="223E2043" w14:textId="77777777" w:rsidTr="00120DB2">
        <w:trPr>
          <w:jc w:val="center"/>
        </w:trPr>
        <w:tc>
          <w:tcPr>
            <w:tcW w:w="682" w:type="dxa"/>
          </w:tcPr>
          <w:p w14:paraId="06199A72" w14:textId="6372B5CD" w:rsidR="00573B8D" w:rsidRPr="00597284" w:rsidRDefault="00573B8D" w:rsidP="00120DB2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void</w:t>
            </w:r>
          </w:p>
        </w:tc>
        <w:tc>
          <w:tcPr>
            <w:tcW w:w="2699" w:type="dxa"/>
          </w:tcPr>
          <w:p w14:paraId="1F46AE4E" w14:textId="456270B1" w:rsidR="00573B8D" w:rsidRPr="00597284" w:rsidRDefault="00573B8D" w:rsidP="00120DB2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wq_rd_str</w:t>
            </w:r>
          </w:p>
        </w:tc>
        <w:tc>
          <w:tcPr>
            <w:tcW w:w="3031" w:type="dxa"/>
          </w:tcPr>
          <w:p w14:paraId="7599A439" w14:textId="533E3694" w:rsidR="00573B8D" w:rsidRPr="00597284" w:rsidRDefault="00573B8D" w:rsidP="00120DB2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(long adr, byte *vet, word qtd)</w:t>
            </w:r>
          </w:p>
        </w:tc>
      </w:tr>
      <w:tr w:rsidR="00597284" w:rsidRPr="00597284" w14:paraId="45FDBDCD" w14:textId="77777777" w:rsidTr="00573B8D">
        <w:trPr>
          <w:jc w:val="center"/>
        </w:trPr>
        <w:tc>
          <w:tcPr>
            <w:tcW w:w="682" w:type="dxa"/>
          </w:tcPr>
          <w:p w14:paraId="298A6C55" w14:textId="2E31CF98" w:rsidR="008E6E70" w:rsidRPr="00597284" w:rsidRDefault="008E6E70" w:rsidP="002A76EB">
            <w:pPr>
              <w:rPr>
                <w:color w:val="FF0000"/>
                <w:lang w:val="en-US"/>
              </w:rPr>
            </w:pPr>
          </w:p>
        </w:tc>
        <w:tc>
          <w:tcPr>
            <w:tcW w:w="2699" w:type="dxa"/>
          </w:tcPr>
          <w:p w14:paraId="3E6AC096" w14:textId="65A60C46" w:rsidR="008E6E70" w:rsidRPr="00597284" w:rsidRDefault="008E6E70" w:rsidP="002A76EB">
            <w:pPr>
              <w:rPr>
                <w:color w:val="FF0000"/>
                <w:lang w:val="en-US"/>
              </w:rPr>
            </w:pPr>
          </w:p>
        </w:tc>
        <w:tc>
          <w:tcPr>
            <w:tcW w:w="3031" w:type="dxa"/>
          </w:tcPr>
          <w:p w14:paraId="206B0DD1" w14:textId="5A7F6DD9" w:rsidR="008E6E70" w:rsidRPr="00597284" w:rsidRDefault="008E6E70" w:rsidP="002A76EB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2D203D27" w14:textId="77777777" w:rsidTr="00573B8D">
        <w:trPr>
          <w:jc w:val="center"/>
        </w:trPr>
        <w:tc>
          <w:tcPr>
            <w:tcW w:w="682" w:type="dxa"/>
          </w:tcPr>
          <w:p w14:paraId="2DB76678" w14:textId="77777777" w:rsidR="00AB1D18" w:rsidRPr="00597284" w:rsidRDefault="00AB1D18" w:rsidP="002A76EB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699" w:type="dxa"/>
          </w:tcPr>
          <w:p w14:paraId="6FE2E574" w14:textId="77777777" w:rsidR="00AB1D18" w:rsidRPr="00597284" w:rsidRDefault="00AB1D18" w:rsidP="002A76EB">
            <w:pPr>
              <w:rPr>
                <w:color w:val="FF0000"/>
              </w:rPr>
            </w:pPr>
            <w:r w:rsidRPr="00597284">
              <w:rPr>
                <w:color w:val="FF0000"/>
              </w:rPr>
              <w:t>wq_wr_blk</w:t>
            </w:r>
          </w:p>
        </w:tc>
        <w:tc>
          <w:tcPr>
            <w:tcW w:w="3031" w:type="dxa"/>
          </w:tcPr>
          <w:p w14:paraId="6E898780" w14:textId="0BEA6467" w:rsidR="00AB1D18" w:rsidRPr="00597284" w:rsidRDefault="00AB1D18" w:rsidP="002A76EB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(long adr, byte *vet, word qtd)</w:t>
            </w:r>
          </w:p>
        </w:tc>
      </w:tr>
      <w:tr w:rsidR="00597284" w:rsidRPr="00597284" w14:paraId="4F7176D6" w14:textId="77777777" w:rsidTr="00573B8D">
        <w:trPr>
          <w:jc w:val="center"/>
        </w:trPr>
        <w:tc>
          <w:tcPr>
            <w:tcW w:w="682" w:type="dxa"/>
          </w:tcPr>
          <w:p w14:paraId="32674820" w14:textId="77777777" w:rsidR="008E6E70" w:rsidRPr="00597284" w:rsidRDefault="008E6E70" w:rsidP="002A76EB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699" w:type="dxa"/>
          </w:tcPr>
          <w:p w14:paraId="3F46C79F" w14:textId="01C61EBB" w:rsidR="008E6E70" w:rsidRPr="00597284" w:rsidRDefault="00AB1D18" w:rsidP="002A76EB">
            <w:pPr>
              <w:rPr>
                <w:color w:val="FF0000"/>
              </w:rPr>
            </w:pPr>
            <w:r w:rsidRPr="00597284">
              <w:rPr>
                <w:color w:val="FF0000"/>
              </w:rPr>
              <w:t>wq_wr_pag</w:t>
            </w:r>
          </w:p>
        </w:tc>
        <w:tc>
          <w:tcPr>
            <w:tcW w:w="3031" w:type="dxa"/>
          </w:tcPr>
          <w:p w14:paraId="1964E9FE" w14:textId="2B291656" w:rsidR="008E6E70" w:rsidRPr="00597284" w:rsidRDefault="008E6E70" w:rsidP="002A76EB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</w:t>
            </w:r>
            <w:r w:rsidR="00AB1D18" w:rsidRPr="00597284">
              <w:rPr>
                <w:color w:val="FF0000"/>
                <w:lang w:val="en-US"/>
              </w:rPr>
              <w:t>word pag, byte *vet</w:t>
            </w:r>
            <w:r w:rsidRPr="00597284">
              <w:rPr>
                <w:color w:val="FF0000"/>
                <w:lang w:val="en-US"/>
              </w:rPr>
              <w:t>)</w:t>
            </w:r>
          </w:p>
        </w:tc>
      </w:tr>
      <w:tr w:rsidR="00597284" w:rsidRPr="00597284" w14:paraId="7D221C83" w14:textId="77777777" w:rsidTr="00573B8D">
        <w:trPr>
          <w:jc w:val="center"/>
        </w:trPr>
        <w:tc>
          <w:tcPr>
            <w:tcW w:w="682" w:type="dxa"/>
          </w:tcPr>
          <w:p w14:paraId="3B09C686" w14:textId="77777777" w:rsidR="00AB1D18" w:rsidRPr="00597284" w:rsidRDefault="00AB1D18" w:rsidP="002A76EB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699" w:type="dxa"/>
          </w:tcPr>
          <w:p w14:paraId="0111D2C8" w14:textId="7A7DC439" w:rsidR="00AB1D18" w:rsidRPr="00597284" w:rsidRDefault="00AB1D18" w:rsidP="002A76EB">
            <w:pPr>
              <w:rPr>
                <w:color w:val="FF0000"/>
              </w:rPr>
            </w:pPr>
            <w:r w:rsidRPr="00597284">
              <w:rPr>
                <w:color w:val="FF0000"/>
              </w:rPr>
              <w:t>wq_rd_blk</w:t>
            </w:r>
          </w:p>
        </w:tc>
        <w:tc>
          <w:tcPr>
            <w:tcW w:w="3031" w:type="dxa"/>
          </w:tcPr>
          <w:p w14:paraId="23CFFCCD" w14:textId="77777777" w:rsidR="00AB1D18" w:rsidRPr="00597284" w:rsidRDefault="00AB1D18" w:rsidP="002A76EB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(long adr, byte *vet, long qtd)</w:t>
            </w:r>
          </w:p>
        </w:tc>
      </w:tr>
      <w:tr w:rsidR="00597284" w:rsidRPr="00597284" w14:paraId="47B25939" w14:textId="77777777" w:rsidTr="00573B8D">
        <w:trPr>
          <w:jc w:val="center"/>
        </w:trPr>
        <w:tc>
          <w:tcPr>
            <w:tcW w:w="682" w:type="dxa"/>
          </w:tcPr>
          <w:p w14:paraId="20ACC358" w14:textId="77777777" w:rsidR="00AB1D18" w:rsidRPr="00597284" w:rsidRDefault="00AB1D18" w:rsidP="002A76EB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699" w:type="dxa"/>
          </w:tcPr>
          <w:p w14:paraId="1ECEB880" w14:textId="7038CF84" w:rsidR="00AB1D18" w:rsidRPr="00597284" w:rsidRDefault="00AB1D18" w:rsidP="002A76EB">
            <w:pPr>
              <w:rPr>
                <w:color w:val="FF0000"/>
              </w:rPr>
            </w:pPr>
            <w:r w:rsidRPr="00597284">
              <w:rPr>
                <w:color w:val="FF0000"/>
              </w:rPr>
              <w:t>wq_rd_pag</w:t>
            </w:r>
          </w:p>
        </w:tc>
        <w:tc>
          <w:tcPr>
            <w:tcW w:w="3031" w:type="dxa"/>
          </w:tcPr>
          <w:p w14:paraId="7B88BC72" w14:textId="77777777" w:rsidR="00AB1D18" w:rsidRPr="00597284" w:rsidRDefault="00AB1D18" w:rsidP="002A76EB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(word pag, byte *vet)</w:t>
            </w:r>
          </w:p>
        </w:tc>
      </w:tr>
      <w:tr w:rsidR="00597284" w:rsidRPr="00597284" w14:paraId="732E3CD1" w14:textId="77777777" w:rsidTr="00573B8D">
        <w:trPr>
          <w:jc w:val="center"/>
        </w:trPr>
        <w:tc>
          <w:tcPr>
            <w:tcW w:w="682" w:type="dxa"/>
          </w:tcPr>
          <w:p w14:paraId="4EE8C71C" w14:textId="7309E6DD" w:rsidR="008E6E70" w:rsidRPr="00597284" w:rsidRDefault="008E6E70" w:rsidP="002A76EB">
            <w:pPr>
              <w:rPr>
                <w:color w:val="FF0000"/>
              </w:rPr>
            </w:pPr>
          </w:p>
        </w:tc>
        <w:tc>
          <w:tcPr>
            <w:tcW w:w="2699" w:type="dxa"/>
          </w:tcPr>
          <w:p w14:paraId="532B4F11" w14:textId="7F0B640B" w:rsidR="008E6E70" w:rsidRPr="00597284" w:rsidRDefault="008E6E70" w:rsidP="002A76EB">
            <w:pPr>
              <w:rPr>
                <w:color w:val="FF0000"/>
              </w:rPr>
            </w:pPr>
          </w:p>
        </w:tc>
        <w:tc>
          <w:tcPr>
            <w:tcW w:w="3031" w:type="dxa"/>
          </w:tcPr>
          <w:p w14:paraId="3F852D78" w14:textId="2015CAA2" w:rsidR="008E6E70" w:rsidRPr="00597284" w:rsidRDefault="008E6E70" w:rsidP="002A76EB">
            <w:pPr>
              <w:rPr>
                <w:color w:val="FF0000"/>
              </w:rPr>
            </w:pPr>
          </w:p>
        </w:tc>
      </w:tr>
      <w:tr w:rsidR="00597284" w:rsidRPr="00597284" w14:paraId="2AF40553" w14:textId="77777777" w:rsidTr="00573B8D">
        <w:trPr>
          <w:jc w:val="center"/>
        </w:trPr>
        <w:tc>
          <w:tcPr>
            <w:tcW w:w="682" w:type="dxa"/>
          </w:tcPr>
          <w:p w14:paraId="4BE14F23" w14:textId="77777777" w:rsidR="00C109B2" w:rsidRPr="00597284" w:rsidRDefault="00C109B2" w:rsidP="002D28D2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699" w:type="dxa"/>
          </w:tcPr>
          <w:p w14:paraId="1DA5C18E" w14:textId="3707E4F1" w:rsidR="00C109B2" w:rsidRPr="00597284" w:rsidRDefault="00C109B2" w:rsidP="002D28D2">
            <w:pPr>
              <w:rPr>
                <w:color w:val="FF0000"/>
              </w:rPr>
            </w:pPr>
            <w:r w:rsidRPr="00597284">
              <w:rPr>
                <w:color w:val="FF0000"/>
              </w:rPr>
              <w:t>wq_erase_chip</w:t>
            </w:r>
          </w:p>
        </w:tc>
        <w:tc>
          <w:tcPr>
            <w:tcW w:w="3031" w:type="dxa"/>
          </w:tcPr>
          <w:p w14:paraId="7AFF307C" w14:textId="74099BC7" w:rsidR="00C109B2" w:rsidRPr="00597284" w:rsidRDefault="00C109B2" w:rsidP="002D28D2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</w:t>
            </w:r>
            <w:r w:rsidR="00573B8D" w:rsidRPr="00597284">
              <w:rPr>
                <w:color w:val="FF0000"/>
                <w:lang w:val="en-US"/>
              </w:rPr>
              <w:t>void</w:t>
            </w:r>
            <w:r w:rsidRPr="00597284">
              <w:rPr>
                <w:color w:val="FF0000"/>
                <w:lang w:val="en-US"/>
              </w:rPr>
              <w:t>)</w:t>
            </w:r>
          </w:p>
        </w:tc>
      </w:tr>
      <w:tr w:rsidR="00597284" w:rsidRPr="00597284" w14:paraId="2E4FEF0F" w14:textId="77777777" w:rsidTr="00573B8D">
        <w:trPr>
          <w:jc w:val="center"/>
        </w:trPr>
        <w:tc>
          <w:tcPr>
            <w:tcW w:w="682" w:type="dxa"/>
          </w:tcPr>
          <w:p w14:paraId="6E7D19CA" w14:textId="77777777" w:rsidR="00C109B2" w:rsidRPr="00597284" w:rsidRDefault="00C109B2" w:rsidP="002D28D2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699" w:type="dxa"/>
          </w:tcPr>
          <w:p w14:paraId="50535604" w14:textId="44E6B283" w:rsidR="00C109B2" w:rsidRPr="00597284" w:rsidRDefault="00C109B2" w:rsidP="002D28D2">
            <w:pPr>
              <w:rPr>
                <w:color w:val="FF0000"/>
              </w:rPr>
            </w:pPr>
            <w:r w:rsidRPr="00597284">
              <w:rPr>
                <w:color w:val="FF0000"/>
              </w:rPr>
              <w:t>wq_erase_64k</w:t>
            </w:r>
          </w:p>
        </w:tc>
        <w:tc>
          <w:tcPr>
            <w:tcW w:w="3031" w:type="dxa"/>
          </w:tcPr>
          <w:p w14:paraId="2817A634" w14:textId="2CA22CA5" w:rsidR="00C109B2" w:rsidRPr="00597284" w:rsidRDefault="00C109B2" w:rsidP="002D28D2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</w:t>
            </w:r>
            <w:r w:rsidR="00655E3F" w:rsidRPr="00597284">
              <w:rPr>
                <w:color w:val="FF0000"/>
                <w:lang w:val="en-US"/>
              </w:rPr>
              <w:t>byte</w:t>
            </w:r>
            <w:r w:rsidR="00573B8D" w:rsidRPr="00597284">
              <w:rPr>
                <w:color w:val="FF0000"/>
                <w:lang w:val="en-US"/>
              </w:rPr>
              <w:t xml:space="preserve"> </w:t>
            </w:r>
            <w:r w:rsidR="00655E3F" w:rsidRPr="00597284">
              <w:rPr>
                <w:color w:val="FF0000"/>
                <w:lang w:val="en-US"/>
              </w:rPr>
              <w:t>pag</w:t>
            </w:r>
            <w:r w:rsidRPr="00597284">
              <w:rPr>
                <w:color w:val="FF0000"/>
                <w:lang w:val="en-US"/>
              </w:rPr>
              <w:t>)</w:t>
            </w:r>
          </w:p>
        </w:tc>
      </w:tr>
      <w:tr w:rsidR="00597284" w:rsidRPr="00597284" w14:paraId="6229E04B" w14:textId="77777777" w:rsidTr="00573B8D">
        <w:trPr>
          <w:jc w:val="center"/>
        </w:trPr>
        <w:tc>
          <w:tcPr>
            <w:tcW w:w="682" w:type="dxa"/>
          </w:tcPr>
          <w:p w14:paraId="0404EB44" w14:textId="77777777" w:rsidR="00AB1D18" w:rsidRPr="00597284" w:rsidRDefault="00AB1D18" w:rsidP="002A76EB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699" w:type="dxa"/>
          </w:tcPr>
          <w:p w14:paraId="4BC233E5" w14:textId="2EBF6999" w:rsidR="00AB1D18" w:rsidRPr="00597284" w:rsidRDefault="00AB1D18" w:rsidP="002A76EB">
            <w:pPr>
              <w:rPr>
                <w:color w:val="FF0000"/>
              </w:rPr>
            </w:pPr>
            <w:r w:rsidRPr="00597284">
              <w:rPr>
                <w:color w:val="FF0000"/>
              </w:rPr>
              <w:t>wq_erase_4k</w:t>
            </w:r>
          </w:p>
        </w:tc>
        <w:tc>
          <w:tcPr>
            <w:tcW w:w="3031" w:type="dxa"/>
          </w:tcPr>
          <w:p w14:paraId="744DA7C3" w14:textId="076B2D09" w:rsidR="00AB1D18" w:rsidRPr="00597284" w:rsidRDefault="00AB1D18" w:rsidP="002A76EB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(word sec)</w:t>
            </w:r>
          </w:p>
        </w:tc>
      </w:tr>
      <w:tr w:rsidR="00597284" w:rsidRPr="00597284" w14:paraId="00453AF4" w14:textId="77777777" w:rsidTr="00573B8D">
        <w:trPr>
          <w:jc w:val="center"/>
        </w:trPr>
        <w:tc>
          <w:tcPr>
            <w:tcW w:w="682" w:type="dxa"/>
          </w:tcPr>
          <w:p w14:paraId="4FE0112A" w14:textId="77777777" w:rsidR="008E6E70" w:rsidRPr="00597284" w:rsidRDefault="008E6E70" w:rsidP="002A76EB">
            <w:pPr>
              <w:rPr>
                <w:color w:val="FF0000"/>
              </w:rPr>
            </w:pPr>
          </w:p>
        </w:tc>
        <w:tc>
          <w:tcPr>
            <w:tcW w:w="2699" w:type="dxa"/>
          </w:tcPr>
          <w:p w14:paraId="61FF602E" w14:textId="77777777" w:rsidR="008E6E70" w:rsidRPr="00597284" w:rsidRDefault="008E6E70" w:rsidP="002A76EB">
            <w:pPr>
              <w:rPr>
                <w:color w:val="FF0000"/>
              </w:rPr>
            </w:pPr>
          </w:p>
        </w:tc>
        <w:tc>
          <w:tcPr>
            <w:tcW w:w="3031" w:type="dxa"/>
          </w:tcPr>
          <w:p w14:paraId="1D19C271" w14:textId="77777777" w:rsidR="008E6E70" w:rsidRPr="00597284" w:rsidRDefault="008E6E70" w:rsidP="002A76EB">
            <w:pPr>
              <w:rPr>
                <w:color w:val="FF0000"/>
              </w:rPr>
            </w:pPr>
          </w:p>
        </w:tc>
      </w:tr>
      <w:tr w:rsidR="00597284" w:rsidRPr="00597284" w14:paraId="23A7E256" w14:textId="77777777" w:rsidTr="00573B8D">
        <w:trPr>
          <w:jc w:val="center"/>
        </w:trPr>
        <w:tc>
          <w:tcPr>
            <w:tcW w:w="682" w:type="dxa"/>
          </w:tcPr>
          <w:p w14:paraId="70B60F86" w14:textId="77777777" w:rsidR="00AB1D18" w:rsidRPr="00597284" w:rsidRDefault="00AB1D18" w:rsidP="002A76EB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699" w:type="dxa"/>
          </w:tcPr>
          <w:p w14:paraId="137E6D10" w14:textId="77777777" w:rsidR="00AB1D18" w:rsidRPr="00597284" w:rsidRDefault="00AB1D18" w:rsidP="002A76EB">
            <w:pPr>
              <w:rPr>
                <w:color w:val="FF0000"/>
              </w:rPr>
            </w:pPr>
            <w:r w:rsidRPr="00597284">
              <w:rPr>
                <w:color w:val="FF0000"/>
              </w:rPr>
              <w:t>wq_ocupado</w:t>
            </w:r>
          </w:p>
        </w:tc>
        <w:tc>
          <w:tcPr>
            <w:tcW w:w="3031" w:type="dxa"/>
          </w:tcPr>
          <w:p w14:paraId="742AA925" w14:textId="77777777" w:rsidR="00AB1D18" w:rsidRPr="00597284" w:rsidRDefault="00AB1D18" w:rsidP="002A76EB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(void)</w:t>
            </w:r>
          </w:p>
        </w:tc>
      </w:tr>
      <w:tr w:rsidR="00597284" w:rsidRPr="00597284" w14:paraId="08AB91ED" w14:textId="77777777" w:rsidTr="00573B8D">
        <w:trPr>
          <w:jc w:val="center"/>
        </w:trPr>
        <w:tc>
          <w:tcPr>
            <w:tcW w:w="682" w:type="dxa"/>
          </w:tcPr>
          <w:p w14:paraId="6EE53302" w14:textId="77777777" w:rsidR="00AB1D18" w:rsidRPr="00597284" w:rsidRDefault="00AB1D18" w:rsidP="002A76EB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699" w:type="dxa"/>
          </w:tcPr>
          <w:p w14:paraId="69E2D307" w14:textId="77777777" w:rsidR="00AB1D18" w:rsidRPr="00597284" w:rsidRDefault="00AB1D18" w:rsidP="002A76EB">
            <w:pPr>
              <w:rPr>
                <w:color w:val="FF0000"/>
              </w:rPr>
            </w:pPr>
            <w:r w:rsidRPr="00597284">
              <w:rPr>
                <w:color w:val="FF0000"/>
              </w:rPr>
              <w:t>wq_wel</w:t>
            </w:r>
          </w:p>
        </w:tc>
        <w:tc>
          <w:tcPr>
            <w:tcW w:w="3031" w:type="dxa"/>
          </w:tcPr>
          <w:p w14:paraId="3DC6A4C3" w14:textId="77777777" w:rsidR="00AB1D18" w:rsidRPr="00597284" w:rsidRDefault="00AB1D18" w:rsidP="002A76EB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(void)</w:t>
            </w:r>
          </w:p>
        </w:tc>
      </w:tr>
      <w:tr w:rsidR="00597284" w:rsidRPr="00597284" w14:paraId="3B6738AB" w14:textId="77777777" w:rsidTr="00573B8D">
        <w:trPr>
          <w:jc w:val="center"/>
        </w:trPr>
        <w:tc>
          <w:tcPr>
            <w:tcW w:w="682" w:type="dxa"/>
          </w:tcPr>
          <w:p w14:paraId="7AA2B450" w14:textId="7525A467" w:rsidR="00AB1D18" w:rsidRPr="00597284" w:rsidRDefault="00AB1D18" w:rsidP="002A76EB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699" w:type="dxa"/>
          </w:tcPr>
          <w:p w14:paraId="4EEC4E4F" w14:textId="0EF5C475" w:rsidR="00AB1D18" w:rsidRPr="00597284" w:rsidRDefault="00AB1D18" w:rsidP="002A76EB">
            <w:pPr>
              <w:rPr>
                <w:color w:val="FF0000"/>
              </w:rPr>
            </w:pPr>
            <w:r w:rsidRPr="00597284">
              <w:rPr>
                <w:color w:val="FF0000"/>
              </w:rPr>
              <w:t>wq_WEL</w:t>
            </w:r>
          </w:p>
        </w:tc>
        <w:tc>
          <w:tcPr>
            <w:tcW w:w="3031" w:type="dxa"/>
          </w:tcPr>
          <w:p w14:paraId="5A85003E" w14:textId="77777777" w:rsidR="00AB1D18" w:rsidRPr="00597284" w:rsidRDefault="00AB1D18" w:rsidP="002A76EB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(void)</w:t>
            </w:r>
          </w:p>
        </w:tc>
      </w:tr>
      <w:tr w:rsidR="00597284" w:rsidRPr="00597284" w14:paraId="30225343" w14:textId="77777777" w:rsidTr="00573B8D">
        <w:trPr>
          <w:jc w:val="center"/>
        </w:trPr>
        <w:tc>
          <w:tcPr>
            <w:tcW w:w="682" w:type="dxa"/>
          </w:tcPr>
          <w:p w14:paraId="5631B6E4" w14:textId="77777777" w:rsidR="00AB1D18" w:rsidRPr="00597284" w:rsidRDefault="00AB1D18" w:rsidP="002A76EB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699" w:type="dxa"/>
          </w:tcPr>
          <w:p w14:paraId="4C422344" w14:textId="77777777" w:rsidR="00AB1D18" w:rsidRPr="00597284" w:rsidRDefault="00AB1D18" w:rsidP="002A76EB">
            <w:pPr>
              <w:rPr>
                <w:color w:val="FF0000"/>
              </w:rPr>
            </w:pPr>
            <w:r w:rsidRPr="00597284">
              <w:rPr>
                <w:color w:val="FF0000"/>
              </w:rPr>
              <w:t>wq_rd_sr1</w:t>
            </w:r>
          </w:p>
        </w:tc>
        <w:tc>
          <w:tcPr>
            <w:tcW w:w="3031" w:type="dxa"/>
          </w:tcPr>
          <w:p w14:paraId="204FCAC3" w14:textId="77777777" w:rsidR="00AB1D18" w:rsidRPr="00597284" w:rsidRDefault="00AB1D18" w:rsidP="002A76EB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(void)</w:t>
            </w:r>
          </w:p>
        </w:tc>
      </w:tr>
      <w:tr w:rsidR="00597284" w:rsidRPr="00597284" w14:paraId="648CCD3A" w14:textId="77777777" w:rsidTr="00573B8D">
        <w:trPr>
          <w:jc w:val="center"/>
        </w:trPr>
        <w:tc>
          <w:tcPr>
            <w:tcW w:w="682" w:type="dxa"/>
          </w:tcPr>
          <w:p w14:paraId="5E5228AC" w14:textId="535FF0B2" w:rsidR="00AB1D18" w:rsidRPr="00597284" w:rsidRDefault="00AB1D18" w:rsidP="002A76EB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699" w:type="dxa"/>
          </w:tcPr>
          <w:p w14:paraId="10EF47B9" w14:textId="662C2441" w:rsidR="00AB1D18" w:rsidRPr="00597284" w:rsidRDefault="00AB1D18" w:rsidP="002A76EB">
            <w:pPr>
              <w:rPr>
                <w:color w:val="FF0000"/>
              </w:rPr>
            </w:pPr>
            <w:r w:rsidRPr="00597284">
              <w:rPr>
                <w:color w:val="FF0000"/>
              </w:rPr>
              <w:t>wq_rd_sr2</w:t>
            </w:r>
          </w:p>
        </w:tc>
        <w:tc>
          <w:tcPr>
            <w:tcW w:w="3031" w:type="dxa"/>
          </w:tcPr>
          <w:p w14:paraId="469F33A3" w14:textId="02C20A4A" w:rsidR="00AB1D18" w:rsidRPr="00597284" w:rsidRDefault="00AB1D18" w:rsidP="002A76EB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(void)</w:t>
            </w:r>
          </w:p>
        </w:tc>
      </w:tr>
      <w:tr w:rsidR="00597284" w:rsidRPr="00597284" w14:paraId="28DB40C4" w14:textId="77777777" w:rsidTr="00573B8D">
        <w:trPr>
          <w:jc w:val="center"/>
        </w:trPr>
        <w:tc>
          <w:tcPr>
            <w:tcW w:w="682" w:type="dxa"/>
          </w:tcPr>
          <w:p w14:paraId="7AF34435" w14:textId="272ABFA5" w:rsidR="008E6E70" w:rsidRPr="00597284" w:rsidRDefault="008E6E70" w:rsidP="002A76EB">
            <w:pPr>
              <w:rPr>
                <w:color w:val="FF0000"/>
              </w:rPr>
            </w:pPr>
          </w:p>
        </w:tc>
        <w:tc>
          <w:tcPr>
            <w:tcW w:w="2699" w:type="dxa"/>
          </w:tcPr>
          <w:p w14:paraId="618C8D7B" w14:textId="01EE1F13" w:rsidR="008E6E70" w:rsidRPr="00597284" w:rsidRDefault="008E6E70" w:rsidP="002A76EB">
            <w:pPr>
              <w:rPr>
                <w:color w:val="FF0000"/>
              </w:rPr>
            </w:pPr>
          </w:p>
        </w:tc>
        <w:tc>
          <w:tcPr>
            <w:tcW w:w="3031" w:type="dxa"/>
          </w:tcPr>
          <w:p w14:paraId="681C8305" w14:textId="08AA222F" w:rsidR="008E6E70" w:rsidRPr="00597284" w:rsidRDefault="008E6E70" w:rsidP="002A76EB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4EB7FB61" w14:textId="77777777" w:rsidTr="00573B8D">
        <w:trPr>
          <w:jc w:val="center"/>
        </w:trPr>
        <w:tc>
          <w:tcPr>
            <w:tcW w:w="682" w:type="dxa"/>
          </w:tcPr>
          <w:p w14:paraId="2D613F77" w14:textId="2234C90C" w:rsidR="00AB1D18" w:rsidRPr="00597284" w:rsidRDefault="00AB1D18" w:rsidP="00AB1D18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699" w:type="dxa"/>
          </w:tcPr>
          <w:p w14:paraId="06CC8F14" w14:textId="77777777" w:rsidR="00AB1D18" w:rsidRPr="00597284" w:rsidRDefault="00AB1D18" w:rsidP="00AB1D18">
            <w:pPr>
              <w:rPr>
                <w:color w:val="FF0000"/>
              </w:rPr>
            </w:pPr>
            <w:r w:rsidRPr="00597284">
              <w:rPr>
                <w:color w:val="FF0000"/>
              </w:rPr>
              <w:t>wq_manuf_dev_id</w:t>
            </w:r>
          </w:p>
        </w:tc>
        <w:tc>
          <w:tcPr>
            <w:tcW w:w="3031" w:type="dxa"/>
          </w:tcPr>
          <w:p w14:paraId="70999362" w14:textId="26C343FE" w:rsidR="00AB1D18" w:rsidRPr="00597284" w:rsidRDefault="00AB1D18" w:rsidP="00AB1D18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(byte *vet)</w:t>
            </w:r>
          </w:p>
        </w:tc>
      </w:tr>
      <w:tr w:rsidR="00597284" w:rsidRPr="00597284" w14:paraId="7EB3B12D" w14:textId="77777777" w:rsidTr="00573B8D">
        <w:trPr>
          <w:jc w:val="center"/>
        </w:trPr>
        <w:tc>
          <w:tcPr>
            <w:tcW w:w="682" w:type="dxa"/>
          </w:tcPr>
          <w:p w14:paraId="4734125F" w14:textId="77777777" w:rsidR="00AB1D18" w:rsidRPr="00597284" w:rsidRDefault="00AB1D18" w:rsidP="002A76EB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699" w:type="dxa"/>
          </w:tcPr>
          <w:p w14:paraId="33B19F3A" w14:textId="77777777" w:rsidR="00AB1D18" w:rsidRPr="00597284" w:rsidRDefault="00AB1D18" w:rsidP="002A76EB">
            <w:pPr>
              <w:rPr>
                <w:color w:val="FF0000"/>
              </w:rPr>
            </w:pPr>
            <w:r w:rsidRPr="00597284">
              <w:rPr>
                <w:color w:val="FF0000"/>
              </w:rPr>
              <w:t>wq_jedec_id</w:t>
            </w:r>
          </w:p>
        </w:tc>
        <w:tc>
          <w:tcPr>
            <w:tcW w:w="3031" w:type="dxa"/>
          </w:tcPr>
          <w:p w14:paraId="4036504F" w14:textId="77777777" w:rsidR="00AB1D18" w:rsidRPr="00597284" w:rsidRDefault="00AB1D18" w:rsidP="002A76EB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(byte *vet)</w:t>
            </w:r>
          </w:p>
        </w:tc>
      </w:tr>
      <w:tr w:rsidR="00597284" w:rsidRPr="00597284" w14:paraId="0FE44D09" w14:textId="77777777" w:rsidTr="00573B8D">
        <w:trPr>
          <w:jc w:val="center"/>
        </w:trPr>
        <w:tc>
          <w:tcPr>
            <w:tcW w:w="682" w:type="dxa"/>
          </w:tcPr>
          <w:p w14:paraId="03339DEC" w14:textId="5E118894" w:rsidR="00AB1D18" w:rsidRPr="00597284" w:rsidRDefault="00AB1D18" w:rsidP="00AB1D18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699" w:type="dxa"/>
          </w:tcPr>
          <w:p w14:paraId="6E3E0680" w14:textId="0D19B3BC" w:rsidR="00AB1D18" w:rsidRPr="00597284" w:rsidRDefault="00AB1D18" w:rsidP="00AB1D18">
            <w:pPr>
              <w:rPr>
                <w:color w:val="FF0000"/>
              </w:rPr>
            </w:pPr>
            <w:r w:rsidRPr="00597284">
              <w:rPr>
                <w:color w:val="FF0000"/>
              </w:rPr>
              <w:t>wq_unique_id</w:t>
            </w:r>
          </w:p>
        </w:tc>
        <w:tc>
          <w:tcPr>
            <w:tcW w:w="3031" w:type="dxa"/>
          </w:tcPr>
          <w:p w14:paraId="5C8C5D4D" w14:textId="22ED1179" w:rsidR="00AB1D18" w:rsidRPr="00597284" w:rsidRDefault="00AB1D18" w:rsidP="00AB1D18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(byte *vet)</w:t>
            </w:r>
          </w:p>
        </w:tc>
      </w:tr>
      <w:tr w:rsidR="00597284" w:rsidRPr="00597284" w14:paraId="0BCE5555" w14:textId="77777777" w:rsidTr="00573B8D">
        <w:trPr>
          <w:jc w:val="center"/>
        </w:trPr>
        <w:tc>
          <w:tcPr>
            <w:tcW w:w="682" w:type="dxa"/>
          </w:tcPr>
          <w:p w14:paraId="446C01A0" w14:textId="77777777" w:rsidR="00AB1D18" w:rsidRPr="00597284" w:rsidRDefault="00AB1D18" w:rsidP="00AB1D18">
            <w:pPr>
              <w:rPr>
                <w:color w:val="FF0000"/>
              </w:rPr>
            </w:pPr>
          </w:p>
        </w:tc>
        <w:tc>
          <w:tcPr>
            <w:tcW w:w="2699" w:type="dxa"/>
          </w:tcPr>
          <w:p w14:paraId="7E87292B" w14:textId="2E10EFC4" w:rsidR="00AB1D18" w:rsidRPr="00597284" w:rsidRDefault="00AB1D18" w:rsidP="00AB1D18">
            <w:pPr>
              <w:rPr>
                <w:color w:val="FF0000"/>
              </w:rPr>
            </w:pPr>
          </w:p>
        </w:tc>
        <w:tc>
          <w:tcPr>
            <w:tcW w:w="3031" w:type="dxa"/>
          </w:tcPr>
          <w:p w14:paraId="224352DB" w14:textId="77777777" w:rsidR="00AB1D18" w:rsidRPr="00597284" w:rsidRDefault="00AB1D18" w:rsidP="00AB1D18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0BCE795A" w14:textId="77777777" w:rsidTr="00573B8D">
        <w:trPr>
          <w:jc w:val="center"/>
        </w:trPr>
        <w:tc>
          <w:tcPr>
            <w:tcW w:w="682" w:type="dxa"/>
          </w:tcPr>
          <w:p w14:paraId="11A1FDDF" w14:textId="77777777" w:rsidR="00AB1D18" w:rsidRPr="00597284" w:rsidRDefault="00AB1D18" w:rsidP="002A76EB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699" w:type="dxa"/>
          </w:tcPr>
          <w:p w14:paraId="0E950744" w14:textId="466CAB77" w:rsidR="00AB1D18" w:rsidRPr="00597284" w:rsidRDefault="00AB1D18" w:rsidP="002A76EB">
            <w:pPr>
              <w:rPr>
                <w:color w:val="FF0000"/>
              </w:rPr>
            </w:pPr>
            <w:r w:rsidRPr="00597284">
              <w:rPr>
                <w:color w:val="FF0000"/>
              </w:rPr>
              <w:t>wq_ce</w:t>
            </w:r>
          </w:p>
        </w:tc>
        <w:tc>
          <w:tcPr>
            <w:tcW w:w="3031" w:type="dxa"/>
          </w:tcPr>
          <w:p w14:paraId="06447879" w14:textId="77777777" w:rsidR="00AB1D18" w:rsidRPr="00597284" w:rsidRDefault="00AB1D18" w:rsidP="002A76EB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(void)</w:t>
            </w:r>
          </w:p>
        </w:tc>
      </w:tr>
      <w:tr w:rsidR="00597284" w:rsidRPr="00597284" w14:paraId="3D2912FD" w14:textId="77777777" w:rsidTr="00573B8D">
        <w:trPr>
          <w:jc w:val="center"/>
        </w:trPr>
        <w:tc>
          <w:tcPr>
            <w:tcW w:w="682" w:type="dxa"/>
          </w:tcPr>
          <w:p w14:paraId="0B121870" w14:textId="77777777" w:rsidR="00AB1D18" w:rsidRPr="00597284" w:rsidRDefault="00AB1D18" w:rsidP="002A76EB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699" w:type="dxa"/>
          </w:tcPr>
          <w:p w14:paraId="504030A4" w14:textId="6C0FBD6C" w:rsidR="00AB1D18" w:rsidRPr="00597284" w:rsidRDefault="00AB1D18" w:rsidP="002A76EB">
            <w:pPr>
              <w:rPr>
                <w:color w:val="FF0000"/>
              </w:rPr>
            </w:pPr>
            <w:r w:rsidRPr="00597284">
              <w:rPr>
                <w:color w:val="FF0000"/>
              </w:rPr>
              <w:t>wq_CE</w:t>
            </w:r>
          </w:p>
        </w:tc>
        <w:tc>
          <w:tcPr>
            <w:tcW w:w="3031" w:type="dxa"/>
          </w:tcPr>
          <w:p w14:paraId="4996E702" w14:textId="77777777" w:rsidR="00AB1D18" w:rsidRPr="00597284" w:rsidRDefault="00AB1D18" w:rsidP="002A76EB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(void)</w:t>
            </w:r>
          </w:p>
        </w:tc>
      </w:tr>
      <w:tr w:rsidR="00AB1D18" w:rsidRPr="00597284" w14:paraId="65EF8043" w14:textId="77777777" w:rsidTr="00573B8D">
        <w:trPr>
          <w:jc w:val="center"/>
        </w:trPr>
        <w:tc>
          <w:tcPr>
            <w:tcW w:w="682" w:type="dxa"/>
          </w:tcPr>
          <w:p w14:paraId="7E5072E5" w14:textId="53D2BE36" w:rsidR="00AB1D18" w:rsidRPr="00597284" w:rsidRDefault="00AB1D18" w:rsidP="00AB1D18">
            <w:pPr>
              <w:rPr>
                <w:color w:val="FF0000"/>
              </w:rPr>
            </w:pPr>
          </w:p>
        </w:tc>
        <w:tc>
          <w:tcPr>
            <w:tcW w:w="2699" w:type="dxa"/>
          </w:tcPr>
          <w:p w14:paraId="6F54B745" w14:textId="32E2D956" w:rsidR="00AB1D18" w:rsidRPr="00597284" w:rsidRDefault="00AB1D18" w:rsidP="00AB1D18">
            <w:pPr>
              <w:rPr>
                <w:color w:val="FF0000"/>
              </w:rPr>
            </w:pPr>
          </w:p>
        </w:tc>
        <w:tc>
          <w:tcPr>
            <w:tcW w:w="3031" w:type="dxa"/>
          </w:tcPr>
          <w:p w14:paraId="2007CA7A" w14:textId="2E06E913" w:rsidR="00AB1D18" w:rsidRPr="00597284" w:rsidRDefault="00AB1D18" w:rsidP="00AB1D18">
            <w:pPr>
              <w:rPr>
                <w:color w:val="FF0000"/>
                <w:lang w:val="en-US"/>
              </w:rPr>
            </w:pPr>
          </w:p>
        </w:tc>
      </w:tr>
    </w:tbl>
    <w:p w14:paraId="2830A676" w14:textId="36D489DF" w:rsidR="008E6E70" w:rsidRPr="00597284" w:rsidRDefault="008E6E70" w:rsidP="00AB1D18">
      <w:pPr>
        <w:spacing w:after="0"/>
        <w:rPr>
          <w:color w:val="FF0000"/>
        </w:rPr>
      </w:pPr>
    </w:p>
    <w:p w14:paraId="12B9F207" w14:textId="0286AAFF" w:rsidR="00F1202A" w:rsidRPr="00597284" w:rsidRDefault="00F1202A" w:rsidP="00AB1D18">
      <w:pPr>
        <w:spacing w:after="0"/>
        <w:rPr>
          <w:color w:val="FF0000"/>
        </w:rPr>
      </w:pPr>
    </w:p>
    <w:p w14:paraId="736A2BDC" w14:textId="77777777" w:rsidR="00F1202A" w:rsidRPr="00597284" w:rsidRDefault="00F1202A" w:rsidP="00F1202A">
      <w:pPr>
        <w:spacing w:after="0"/>
        <w:rPr>
          <w:color w:val="FF0000"/>
        </w:rPr>
      </w:pPr>
    </w:p>
    <w:p w14:paraId="4B2188AA" w14:textId="28B5F1C8" w:rsidR="00F1202A" w:rsidRPr="00597284" w:rsidRDefault="00F1202A" w:rsidP="00F1202A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byte </w:t>
      </w:r>
      <w:r w:rsidRPr="00597284">
        <w:rPr>
          <w:b/>
          <w:bCs/>
          <w:color w:val="FF0000"/>
        </w:rPr>
        <w:t>wq_dir_cria</w:t>
      </w:r>
      <w:r w:rsidRPr="00597284">
        <w:rPr>
          <w:color w:val="FF0000"/>
        </w:rPr>
        <w:t xml:space="preserve"> (</w:t>
      </w:r>
      <w:r w:rsidR="00655E3F" w:rsidRPr="00597284">
        <w:rPr>
          <w:color w:val="FF0000"/>
        </w:rPr>
        <w:t xml:space="preserve">byte cmdo, </w:t>
      </w:r>
      <w:r w:rsidRPr="00597284">
        <w:rPr>
          <w:color w:val="FF0000"/>
        </w:rPr>
        <w:t>char *nome)</w:t>
      </w:r>
    </w:p>
    <w:p w14:paraId="4254B3BE" w14:textId="77777777" w:rsidR="00F1202A" w:rsidRPr="00597284" w:rsidRDefault="00F1202A" w:rsidP="00F1202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Criar uma posição de fermentação na FLASH.</w:t>
      </w:r>
    </w:p>
    <w:p w14:paraId="0214A25F" w14:textId="464D9E51" w:rsidR="00655E3F" w:rsidRPr="00597284" w:rsidRDefault="00F1202A" w:rsidP="00F1202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Busca pela primeira </w:t>
      </w:r>
      <w:r w:rsidR="00655E3F" w:rsidRPr="00597284">
        <w:rPr>
          <w:color w:val="FF0000"/>
        </w:rPr>
        <w:t xml:space="preserve">página de 64K </w:t>
      </w:r>
      <w:r w:rsidRPr="00597284">
        <w:rPr>
          <w:color w:val="FF0000"/>
        </w:rPr>
        <w:t xml:space="preserve">vazia </w:t>
      </w:r>
      <w:r w:rsidR="00655E3F" w:rsidRPr="00597284">
        <w:rPr>
          <w:color w:val="FF0000"/>
        </w:rPr>
        <w:t>e, por segurança, apaga essa página de 64K.</w:t>
      </w:r>
    </w:p>
    <w:p w14:paraId="00AF40DF" w14:textId="09177D1B" w:rsidR="00F1202A" w:rsidRPr="00597284" w:rsidRDefault="00655E3F" w:rsidP="00F1202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</w:t>
      </w:r>
      <w:r w:rsidR="00F1202A" w:rsidRPr="00597284">
        <w:rPr>
          <w:color w:val="FF0000"/>
        </w:rPr>
        <w:t xml:space="preserve">screve os </w:t>
      </w:r>
      <w:r w:rsidRPr="00597284">
        <w:rPr>
          <w:color w:val="FF0000"/>
        </w:rPr>
        <w:t xml:space="preserve">Registradores 0, 1, 2, 3 </w:t>
      </w:r>
      <w:r w:rsidR="00F1202A" w:rsidRPr="00597284">
        <w:rPr>
          <w:color w:val="FF0000"/>
        </w:rPr>
        <w:t>e faz cópia de toda a EEPROM para a última página de 1 KB.</w:t>
      </w:r>
    </w:p>
    <w:p w14:paraId="7B4A8BDF" w14:textId="3EFE0281" w:rsidR="00F1202A" w:rsidRPr="00597284" w:rsidRDefault="00F1202A" w:rsidP="00F1202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o número da pag de 64KB usada.</w:t>
      </w:r>
    </w:p>
    <w:p w14:paraId="31B2F3B8" w14:textId="31276B99" w:rsidR="00F1202A" w:rsidRPr="00597284" w:rsidRDefault="00F1202A" w:rsidP="00F1202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Retorna ZERO </w:t>
      </w:r>
      <w:r w:rsidR="00655E3F" w:rsidRPr="00597284">
        <w:rPr>
          <w:color w:val="FF0000"/>
        </w:rPr>
        <w:t xml:space="preserve">se </w:t>
      </w:r>
      <w:r w:rsidRPr="00597284">
        <w:rPr>
          <w:color w:val="FF0000"/>
        </w:rPr>
        <w:t>a FLASH est</w:t>
      </w:r>
      <w:r w:rsidR="00655E3F" w:rsidRPr="00597284">
        <w:rPr>
          <w:color w:val="FF0000"/>
        </w:rPr>
        <w:t xml:space="preserve">iver </w:t>
      </w:r>
      <w:r w:rsidRPr="00597284">
        <w:rPr>
          <w:color w:val="FF0000"/>
        </w:rPr>
        <w:t>cheia</w:t>
      </w:r>
      <w:r w:rsidR="00655E3F" w:rsidRPr="00597284">
        <w:rPr>
          <w:color w:val="FF0000"/>
        </w:rPr>
        <w:t>, ou seja, se não criou o diretório</w:t>
      </w:r>
      <w:r w:rsidRPr="00597284">
        <w:rPr>
          <w:color w:val="FF0000"/>
        </w:rPr>
        <w:t>.</w:t>
      </w:r>
    </w:p>
    <w:p w14:paraId="5057A79F" w14:textId="5B61E6DD" w:rsidR="008D2E6D" w:rsidRPr="00597284" w:rsidRDefault="008D2E6D" w:rsidP="00F1202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Sempre prepara para ‘D’ (densidade) ‘H’ (a cada hora).</w:t>
      </w:r>
    </w:p>
    <w:p w14:paraId="75E4D202" w14:textId="77777777" w:rsidR="00F1202A" w:rsidRPr="00597284" w:rsidRDefault="00F1202A" w:rsidP="00F1202A">
      <w:pPr>
        <w:spacing w:after="0"/>
        <w:rPr>
          <w:color w:val="FF0000"/>
        </w:rPr>
      </w:pPr>
    </w:p>
    <w:p w14:paraId="37906360" w14:textId="4A983FB5" w:rsidR="00F1202A" w:rsidRPr="00597284" w:rsidRDefault="00F1202A" w:rsidP="00F1202A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wq_dir_prox</w:t>
      </w:r>
      <w:r w:rsidRPr="00597284">
        <w:rPr>
          <w:color w:val="FF0000"/>
          <w:lang w:val="en-US"/>
        </w:rPr>
        <w:t xml:space="preserve"> (void)</w:t>
      </w:r>
    </w:p>
    <w:p w14:paraId="78CF6049" w14:textId="77777777" w:rsidR="00F1202A" w:rsidRPr="00597284" w:rsidRDefault="00F1202A" w:rsidP="00F1202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Busca por uma página de 64KB que tenha os primeiros 16 bytes iguais a 0xFF.</w:t>
      </w:r>
    </w:p>
    <w:p w14:paraId="765C34A3" w14:textId="5C70867B" w:rsidR="00F1202A" w:rsidRPr="00597284" w:rsidRDefault="00F1202A" w:rsidP="00F1202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Isto caracteriza que a página não está sendo usada.</w:t>
      </w:r>
    </w:p>
    <w:p w14:paraId="6AAE8615" w14:textId="518C3CCF" w:rsidR="00F1202A" w:rsidRPr="00597284" w:rsidRDefault="00655E3F" w:rsidP="00655E3F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o número da pag de 64 KB.</w:t>
      </w:r>
    </w:p>
    <w:p w14:paraId="0C05A56C" w14:textId="4FA7DA01" w:rsidR="00655E3F" w:rsidRPr="00597284" w:rsidRDefault="00655E3F" w:rsidP="00655E3F">
      <w:pPr>
        <w:pStyle w:val="PargrafodaLista"/>
        <w:spacing w:after="0"/>
        <w:rPr>
          <w:color w:val="FF0000"/>
        </w:rPr>
      </w:pPr>
    </w:p>
    <w:p w14:paraId="6ABE8D08" w14:textId="63B2AA60" w:rsidR="00655E3F" w:rsidRPr="00597284" w:rsidRDefault="00655E3F" w:rsidP="00655E3F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byte </w:t>
      </w:r>
      <w:r w:rsidRPr="00597284">
        <w:rPr>
          <w:b/>
          <w:bCs/>
          <w:color w:val="FF0000"/>
        </w:rPr>
        <w:t>wq_ser_tam</w:t>
      </w:r>
      <w:r w:rsidRPr="00597284">
        <w:rPr>
          <w:color w:val="FF0000"/>
        </w:rPr>
        <w:t xml:space="preserve"> (byte id)</w:t>
      </w:r>
    </w:p>
    <w:p w14:paraId="096F7C2E" w14:textId="77777777" w:rsidR="00D72CDB" w:rsidRPr="00597284" w:rsidRDefault="00D72CDB" w:rsidP="00655E3F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o tamanho da Flash em MegaBytes (MB).</w:t>
      </w:r>
    </w:p>
    <w:p w14:paraId="756333EC" w14:textId="07839E52" w:rsidR="00655E3F" w:rsidRPr="00597284" w:rsidRDefault="00D72CDB" w:rsidP="00655E3F">
      <w:pPr>
        <w:pStyle w:val="PargrafodaLista"/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Id = 0x15 </w:t>
      </w:r>
      <w:r w:rsidRPr="00597284">
        <w:rPr>
          <w:color w:val="FF0000"/>
        </w:rPr>
        <w:sym w:font="Wingdings" w:char="F0E0"/>
      </w:r>
      <w:r w:rsidRPr="00597284">
        <w:rPr>
          <w:color w:val="FF0000"/>
          <w:lang w:val="en-US"/>
        </w:rPr>
        <w:t xml:space="preserve"> W25Q32   </w:t>
      </w:r>
      <w:r w:rsidRPr="00597284">
        <w:rPr>
          <w:color w:val="FF0000"/>
        </w:rPr>
        <w:sym w:font="Wingdings" w:char="F0E0"/>
      </w:r>
      <w:r w:rsidRPr="00597284">
        <w:rPr>
          <w:color w:val="FF0000"/>
          <w:lang w:val="en-US"/>
        </w:rPr>
        <w:t xml:space="preserve"> 4 MB</w:t>
      </w:r>
    </w:p>
    <w:p w14:paraId="439A9C39" w14:textId="042EED03" w:rsidR="00D72CDB" w:rsidRPr="00597284" w:rsidRDefault="00D72CDB" w:rsidP="00D72CDB">
      <w:pPr>
        <w:pStyle w:val="PargrafodaLista"/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Id = 0x16 </w:t>
      </w:r>
      <w:r w:rsidRPr="00597284">
        <w:rPr>
          <w:color w:val="FF0000"/>
        </w:rPr>
        <w:sym w:font="Wingdings" w:char="F0E0"/>
      </w:r>
      <w:r w:rsidRPr="00597284">
        <w:rPr>
          <w:color w:val="FF0000"/>
          <w:lang w:val="en-US"/>
        </w:rPr>
        <w:t xml:space="preserve"> W25Q64   </w:t>
      </w:r>
      <w:r w:rsidRPr="00597284">
        <w:rPr>
          <w:color w:val="FF0000"/>
        </w:rPr>
        <w:sym w:font="Wingdings" w:char="F0E0"/>
      </w:r>
      <w:r w:rsidRPr="00597284">
        <w:rPr>
          <w:color w:val="FF0000"/>
          <w:lang w:val="en-US"/>
        </w:rPr>
        <w:t xml:space="preserve"> 8 MB (? Confirmar)</w:t>
      </w:r>
    </w:p>
    <w:p w14:paraId="1D680DB4" w14:textId="71ECDEFB" w:rsidR="00D72CDB" w:rsidRPr="00597284" w:rsidRDefault="00D72CDB" w:rsidP="00D72CDB">
      <w:pPr>
        <w:pStyle w:val="PargrafodaLista"/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Id = 0x17 </w:t>
      </w:r>
      <w:r w:rsidRPr="00597284">
        <w:rPr>
          <w:color w:val="FF0000"/>
        </w:rPr>
        <w:sym w:font="Wingdings" w:char="F0E0"/>
      </w:r>
      <w:r w:rsidRPr="00597284">
        <w:rPr>
          <w:color w:val="FF0000"/>
          <w:lang w:val="en-US"/>
        </w:rPr>
        <w:t xml:space="preserve"> W25Q128 </w:t>
      </w:r>
      <w:r w:rsidRPr="00597284">
        <w:rPr>
          <w:color w:val="FF0000"/>
        </w:rPr>
        <w:sym w:font="Wingdings" w:char="F0E0"/>
      </w:r>
      <w:r w:rsidRPr="00597284">
        <w:rPr>
          <w:color w:val="FF0000"/>
          <w:lang w:val="en-US"/>
        </w:rPr>
        <w:t xml:space="preserve"> 16 MB</w:t>
      </w:r>
    </w:p>
    <w:p w14:paraId="1DE6DF44" w14:textId="27A6ED58" w:rsidR="00655E3F" w:rsidRPr="00597284" w:rsidRDefault="00655E3F" w:rsidP="00655E3F">
      <w:pPr>
        <w:pStyle w:val="PargrafodaLista"/>
        <w:spacing w:after="0"/>
        <w:rPr>
          <w:color w:val="FF0000"/>
          <w:lang w:val="en-US"/>
        </w:rPr>
      </w:pPr>
    </w:p>
    <w:p w14:paraId="7EF7E352" w14:textId="77777777" w:rsidR="006C61CE" w:rsidRPr="00597284" w:rsidRDefault="006C61CE" w:rsidP="006C61CE">
      <w:pPr>
        <w:pStyle w:val="PargrafodaLista"/>
        <w:spacing w:after="0"/>
        <w:rPr>
          <w:color w:val="FF0000"/>
        </w:rPr>
      </w:pPr>
    </w:p>
    <w:p w14:paraId="06D8C45E" w14:textId="245E0135" w:rsidR="006C61CE" w:rsidRPr="00597284" w:rsidRDefault="006C61CE" w:rsidP="006C61CE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 xml:space="preserve">wq_ser_id </w:t>
      </w:r>
      <w:r w:rsidRPr="00597284">
        <w:rPr>
          <w:color w:val="FF0000"/>
          <w:lang w:val="en-US"/>
        </w:rPr>
        <w:t>(byte id)</w:t>
      </w:r>
    </w:p>
    <w:p w14:paraId="44F1FC20" w14:textId="355D6E49" w:rsidR="006C61CE" w:rsidRPr="00597284" w:rsidRDefault="006C61CE" w:rsidP="006C61CE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Imprime o nome da memória Flash</w:t>
      </w:r>
    </w:p>
    <w:p w14:paraId="12623763" w14:textId="77777777" w:rsidR="006C61CE" w:rsidRPr="00597284" w:rsidRDefault="006C61CE" w:rsidP="006C61CE">
      <w:pPr>
        <w:pStyle w:val="PargrafodaLista"/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Id = 0x15 </w:t>
      </w:r>
      <w:r w:rsidRPr="00597284">
        <w:rPr>
          <w:color w:val="FF0000"/>
        </w:rPr>
        <w:sym w:font="Wingdings" w:char="F0E0"/>
      </w:r>
      <w:r w:rsidRPr="00597284">
        <w:rPr>
          <w:color w:val="FF0000"/>
          <w:lang w:val="en-US"/>
        </w:rPr>
        <w:t xml:space="preserve"> </w:t>
      </w:r>
      <w:r w:rsidRPr="00597284">
        <w:rPr>
          <w:b/>
          <w:bCs/>
          <w:color w:val="FF0000"/>
          <w:lang w:val="en-US"/>
        </w:rPr>
        <w:t>W25Q32</w:t>
      </w:r>
      <w:r w:rsidRPr="00597284">
        <w:rPr>
          <w:color w:val="FF0000"/>
          <w:lang w:val="en-US"/>
        </w:rPr>
        <w:t xml:space="preserve">   </w:t>
      </w:r>
      <w:r w:rsidRPr="00597284">
        <w:rPr>
          <w:color w:val="FF0000"/>
        </w:rPr>
        <w:sym w:font="Wingdings" w:char="F0E0"/>
      </w:r>
      <w:r w:rsidRPr="00597284">
        <w:rPr>
          <w:color w:val="FF0000"/>
          <w:lang w:val="en-US"/>
        </w:rPr>
        <w:t xml:space="preserve"> 4 MB</w:t>
      </w:r>
    </w:p>
    <w:p w14:paraId="5CF389AF" w14:textId="77777777" w:rsidR="006C61CE" w:rsidRPr="00597284" w:rsidRDefault="006C61CE" w:rsidP="006C61CE">
      <w:pPr>
        <w:pStyle w:val="PargrafodaLista"/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Id = 0x16 </w:t>
      </w:r>
      <w:r w:rsidRPr="00597284">
        <w:rPr>
          <w:color w:val="FF0000"/>
        </w:rPr>
        <w:sym w:font="Wingdings" w:char="F0E0"/>
      </w:r>
      <w:r w:rsidRPr="00597284">
        <w:rPr>
          <w:color w:val="FF0000"/>
          <w:lang w:val="en-US"/>
        </w:rPr>
        <w:t xml:space="preserve"> </w:t>
      </w:r>
      <w:r w:rsidRPr="00597284">
        <w:rPr>
          <w:b/>
          <w:bCs/>
          <w:color w:val="FF0000"/>
          <w:lang w:val="en-US"/>
        </w:rPr>
        <w:t>W25Q64</w:t>
      </w:r>
      <w:r w:rsidRPr="00597284">
        <w:rPr>
          <w:color w:val="FF0000"/>
          <w:lang w:val="en-US"/>
        </w:rPr>
        <w:t xml:space="preserve">   </w:t>
      </w:r>
      <w:r w:rsidRPr="00597284">
        <w:rPr>
          <w:color w:val="FF0000"/>
        </w:rPr>
        <w:sym w:font="Wingdings" w:char="F0E0"/>
      </w:r>
      <w:r w:rsidRPr="00597284">
        <w:rPr>
          <w:color w:val="FF0000"/>
          <w:lang w:val="en-US"/>
        </w:rPr>
        <w:t xml:space="preserve"> 8 MB (? Confirmar)</w:t>
      </w:r>
    </w:p>
    <w:p w14:paraId="05F5EBAC" w14:textId="77777777" w:rsidR="006C61CE" w:rsidRPr="00597284" w:rsidRDefault="006C61CE" w:rsidP="006C61CE">
      <w:pPr>
        <w:pStyle w:val="PargrafodaLista"/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Id = 0x17 </w:t>
      </w:r>
      <w:r w:rsidRPr="00597284">
        <w:rPr>
          <w:color w:val="FF0000"/>
        </w:rPr>
        <w:sym w:font="Wingdings" w:char="F0E0"/>
      </w:r>
      <w:r w:rsidRPr="00597284">
        <w:rPr>
          <w:color w:val="FF0000"/>
          <w:lang w:val="en-US"/>
        </w:rPr>
        <w:t xml:space="preserve"> </w:t>
      </w:r>
      <w:r w:rsidRPr="00597284">
        <w:rPr>
          <w:b/>
          <w:bCs/>
          <w:color w:val="FF0000"/>
          <w:lang w:val="en-US"/>
        </w:rPr>
        <w:t>W25Q128</w:t>
      </w:r>
      <w:r w:rsidRPr="00597284">
        <w:rPr>
          <w:color w:val="FF0000"/>
          <w:lang w:val="en-US"/>
        </w:rPr>
        <w:t xml:space="preserve"> </w:t>
      </w:r>
      <w:r w:rsidRPr="00597284">
        <w:rPr>
          <w:color w:val="FF0000"/>
        </w:rPr>
        <w:sym w:font="Wingdings" w:char="F0E0"/>
      </w:r>
      <w:r w:rsidRPr="00597284">
        <w:rPr>
          <w:color w:val="FF0000"/>
          <w:lang w:val="en-US"/>
        </w:rPr>
        <w:t xml:space="preserve"> 16 MB</w:t>
      </w:r>
    </w:p>
    <w:p w14:paraId="465EEAF1" w14:textId="3D5218D9" w:rsidR="006C61CE" w:rsidRPr="00597284" w:rsidRDefault="006C61CE" w:rsidP="006C61CE">
      <w:pPr>
        <w:pStyle w:val="PargrafodaLista"/>
        <w:spacing w:after="0"/>
        <w:rPr>
          <w:color w:val="FF0000"/>
          <w:lang w:val="en-US"/>
        </w:rPr>
      </w:pPr>
    </w:p>
    <w:p w14:paraId="5E7DC4C5" w14:textId="2057E72C" w:rsidR="008429A6" w:rsidRPr="00597284" w:rsidRDefault="008429A6" w:rsidP="008429A6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word </w:t>
      </w:r>
      <w:r w:rsidRPr="00597284">
        <w:rPr>
          <w:b/>
          <w:bCs/>
          <w:color w:val="FF0000"/>
          <w:lang w:val="en-US"/>
        </w:rPr>
        <w:t>wq_rd_word</w:t>
      </w:r>
      <w:r w:rsidRPr="00597284">
        <w:rPr>
          <w:color w:val="FF0000"/>
          <w:lang w:val="en-US"/>
        </w:rPr>
        <w:t xml:space="preserve"> (long adr)</w:t>
      </w:r>
    </w:p>
    <w:p w14:paraId="6B169444" w14:textId="674C4418" w:rsidR="008429A6" w:rsidRPr="00597284" w:rsidRDefault="008429A6" w:rsidP="008429A6">
      <w:pPr>
        <w:pStyle w:val="PargrafodaLista"/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>Ler uma word (16 bits) da FLASH. Big Endian.</w:t>
      </w:r>
    </w:p>
    <w:p w14:paraId="5817031C" w14:textId="77777777" w:rsidR="008429A6" w:rsidRPr="00597284" w:rsidRDefault="008429A6" w:rsidP="008429A6">
      <w:pPr>
        <w:spacing w:after="0"/>
        <w:rPr>
          <w:color w:val="FF0000"/>
          <w:lang w:val="en-US"/>
        </w:rPr>
      </w:pPr>
    </w:p>
    <w:p w14:paraId="05DF2629" w14:textId="5A63A23F" w:rsidR="008429A6" w:rsidRPr="00597284" w:rsidRDefault="008429A6" w:rsidP="008429A6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wq_rd_byte</w:t>
      </w:r>
      <w:r w:rsidRPr="00597284">
        <w:rPr>
          <w:color w:val="FF0000"/>
          <w:lang w:val="en-US"/>
        </w:rPr>
        <w:t xml:space="preserve"> (long adr)</w:t>
      </w:r>
    </w:p>
    <w:p w14:paraId="5CC7B654" w14:textId="0154AB1E" w:rsidR="008429A6" w:rsidRPr="00597284" w:rsidRDefault="008429A6" w:rsidP="008429A6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Ler um byte da FLASH.</w:t>
      </w:r>
    </w:p>
    <w:p w14:paraId="74AAA0A2" w14:textId="77777777" w:rsidR="008429A6" w:rsidRPr="00597284" w:rsidRDefault="008429A6" w:rsidP="008429A6">
      <w:pPr>
        <w:pStyle w:val="PargrafodaLista"/>
        <w:spacing w:after="0"/>
        <w:rPr>
          <w:color w:val="FF0000"/>
        </w:rPr>
      </w:pPr>
    </w:p>
    <w:p w14:paraId="44EC18A8" w14:textId="090F871E" w:rsidR="008429A6" w:rsidRPr="00597284" w:rsidRDefault="008429A6" w:rsidP="008429A6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wq_wr_word_bcd</w:t>
      </w:r>
      <w:r w:rsidRPr="00597284">
        <w:rPr>
          <w:color w:val="FF0000"/>
          <w:lang w:val="en-US"/>
        </w:rPr>
        <w:t xml:space="preserve"> (long adr, word dado)</w:t>
      </w:r>
    </w:p>
    <w:p w14:paraId="30FDACA6" w14:textId="35155C65" w:rsidR="008429A6" w:rsidRPr="00597284" w:rsidRDefault="008429A6" w:rsidP="008429A6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Escrever uma word em BCD na Flash.</w:t>
      </w:r>
      <w:r w:rsidR="0055286A" w:rsidRPr="00597284">
        <w:rPr>
          <w:color w:val="FF0000"/>
        </w:rPr>
        <w:t xml:space="preserve"> </w:t>
      </w:r>
      <w:r w:rsidRPr="00597284">
        <w:rPr>
          <w:color w:val="FF0000"/>
        </w:rPr>
        <w:t>O “dado” é convertido para BCD</w:t>
      </w:r>
      <w:r w:rsidR="0055286A" w:rsidRPr="00597284">
        <w:rPr>
          <w:color w:val="FF0000"/>
        </w:rPr>
        <w:t xml:space="preserve"> e depois escrito</w:t>
      </w:r>
      <w:r w:rsidRPr="00597284">
        <w:rPr>
          <w:color w:val="FF0000"/>
        </w:rPr>
        <w:t>.</w:t>
      </w:r>
    </w:p>
    <w:p w14:paraId="36A759C0" w14:textId="26683A5D" w:rsidR="008429A6" w:rsidRPr="00597284" w:rsidRDefault="0055286A" w:rsidP="008429A6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Big Endian.</w:t>
      </w:r>
    </w:p>
    <w:p w14:paraId="3EF4497E" w14:textId="0F86677C" w:rsidR="008429A6" w:rsidRPr="00597284" w:rsidRDefault="008429A6" w:rsidP="006C61CE">
      <w:pPr>
        <w:pStyle w:val="PargrafodaLista"/>
        <w:spacing w:after="0"/>
        <w:rPr>
          <w:color w:val="FF0000"/>
        </w:rPr>
      </w:pPr>
    </w:p>
    <w:p w14:paraId="5F273D2F" w14:textId="471EA77F" w:rsidR="0055286A" w:rsidRPr="00597284" w:rsidRDefault="0055286A" w:rsidP="0055286A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wq_wr_word</w:t>
      </w:r>
      <w:r w:rsidRPr="00597284">
        <w:rPr>
          <w:color w:val="FF0000"/>
          <w:lang w:val="en-US"/>
        </w:rPr>
        <w:t xml:space="preserve"> (long adr, word dado)</w:t>
      </w:r>
    </w:p>
    <w:p w14:paraId="5BD3D77F" w14:textId="68FF109B" w:rsidR="0055286A" w:rsidRPr="00597284" w:rsidRDefault="0055286A" w:rsidP="0055286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Escrever uma word na Flash. Big Endian.</w:t>
      </w:r>
    </w:p>
    <w:p w14:paraId="1066F24D" w14:textId="7CD701A7" w:rsidR="0055286A" w:rsidRPr="00597284" w:rsidRDefault="0055286A" w:rsidP="0055286A">
      <w:pPr>
        <w:pStyle w:val="PargrafodaLista"/>
        <w:spacing w:after="0"/>
        <w:rPr>
          <w:color w:val="FF0000"/>
        </w:rPr>
      </w:pPr>
    </w:p>
    <w:p w14:paraId="19EB50BB" w14:textId="720C6B00" w:rsidR="0059296E" w:rsidRPr="00597284" w:rsidRDefault="0059296E" w:rsidP="0059296E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wq_wr_byte</w:t>
      </w:r>
      <w:r w:rsidRPr="00597284">
        <w:rPr>
          <w:color w:val="FF0000"/>
          <w:lang w:val="en-US"/>
        </w:rPr>
        <w:t xml:space="preserve"> (long adr, byte dado)</w:t>
      </w:r>
    </w:p>
    <w:p w14:paraId="7384D253" w14:textId="26CD9E1C" w:rsidR="0059296E" w:rsidRPr="00597284" w:rsidRDefault="0059296E" w:rsidP="0059296E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Escrever um byte na Flash.</w:t>
      </w:r>
    </w:p>
    <w:p w14:paraId="4985A36D" w14:textId="0987D03D" w:rsidR="0059296E" w:rsidRPr="00597284" w:rsidRDefault="0059296E" w:rsidP="0059296E">
      <w:pPr>
        <w:pStyle w:val="PargrafodaLista"/>
        <w:spacing w:after="0"/>
        <w:rPr>
          <w:color w:val="FF0000"/>
        </w:rPr>
      </w:pPr>
    </w:p>
    <w:p w14:paraId="2210B44B" w14:textId="26C195AD" w:rsidR="00AE3A63" w:rsidRPr="00597284" w:rsidRDefault="00AE3A63" w:rsidP="00AE3A63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wq_wr_str</w:t>
      </w:r>
      <w:r w:rsidRPr="00597284">
        <w:rPr>
          <w:color w:val="FF0000"/>
          <w:lang w:val="en-US"/>
        </w:rPr>
        <w:t xml:space="preserve"> (long adr, byte *vet)</w:t>
      </w:r>
    </w:p>
    <w:p w14:paraId="75E15698" w14:textId="53E65725" w:rsidR="00AE3A63" w:rsidRPr="00597284" w:rsidRDefault="00AE3A63" w:rsidP="00AE3A63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Escrever na Flash uma string terminada em ZERO (‘\0’).</w:t>
      </w:r>
    </w:p>
    <w:p w14:paraId="46A9FC16" w14:textId="11608FE1" w:rsidR="00AE3A63" w:rsidRPr="00597284" w:rsidRDefault="00AE3A63" w:rsidP="00AE3A63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O ZERO também é escrito na Flash.</w:t>
      </w:r>
    </w:p>
    <w:p w14:paraId="60C3EBA5" w14:textId="77777777" w:rsidR="00AE3A63" w:rsidRPr="00597284" w:rsidRDefault="00AE3A63" w:rsidP="00AE3A63">
      <w:pPr>
        <w:pStyle w:val="PargrafodaLista"/>
        <w:spacing w:after="0"/>
        <w:rPr>
          <w:color w:val="FF0000"/>
        </w:rPr>
      </w:pPr>
    </w:p>
    <w:p w14:paraId="48F0CF5E" w14:textId="369F3CBE" w:rsidR="00AE3A63" w:rsidRPr="00597284" w:rsidRDefault="00AE3A63" w:rsidP="00AE3A63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wq_rd_str</w:t>
      </w:r>
      <w:r w:rsidRPr="00597284">
        <w:rPr>
          <w:color w:val="FF0000"/>
          <w:lang w:val="en-US"/>
        </w:rPr>
        <w:t xml:space="preserve"> (long adr, byte *vet, word qtd)</w:t>
      </w:r>
    </w:p>
    <w:p w14:paraId="70920A24" w14:textId="0E5CBA92" w:rsidR="00AE3A63" w:rsidRPr="00597284" w:rsidRDefault="00AE3A63" w:rsidP="00AE3A63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Ler da Flash uma string terminada em ZERO (‘\0’). O ZERO também é lido.</w:t>
      </w:r>
    </w:p>
    <w:p w14:paraId="166E3487" w14:textId="75077172" w:rsidR="00AE3A63" w:rsidRPr="00597284" w:rsidRDefault="00AE3A63" w:rsidP="00AE3A63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lastRenderedPageBreak/>
        <w:t>O valor “qtd” indica o tamanho máximo da string, incluindo o zero.</w:t>
      </w:r>
    </w:p>
    <w:p w14:paraId="399815CE" w14:textId="794D1A83" w:rsidR="00AE3A63" w:rsidRPr="00597284" w:rsidRDefault="00AE3A63" w:rsidP="00AE3A63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Em outras palavras “qtd” é o tamanho de “vet”.</w:t>
      </w:r>
    </w:p>
    <w:p w14:paraId="2D9C09E8" w14:textId="77777777" w:rsidR="00AE3A63" w:rsidRPr="00597284" w:rsidRDefault="00AE3A63" w:rsidP="00AE3A63">
      <w:pPr>
        <w:pStyle w:val="PargrafodaLista"/>
        <w:spacing w:after="0"/>
        <w:rPr>
          <w:color w:val="FF0000"/>
        </w:rPr>
      </w:pPr>
    </w:p>
    <w:p w14:paraId="2F2759D4" w14:textId="43F91652" w:rsidR="00AB1D18" w:rsidRPr="00597284" w:rsidRDefault="00AB1D18" w:rsidP="00AB1D18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wq_wr_blk</w:t>
      </w:r>
      <w:r w:rsidRPr="00597284">
        <w:rPr>
          <w:color w:val="FF0000"/>
          <w:lang w:val="en-US"/>
        </w:rPr>
        <w:t xml:space="preserve"> (long adr, byte *vet, long qtd)</w:t>
      </w:r>
    </w:p>
    <w:p w14:paraId="2C4FF9A9" w14:textId="590412A6" w:rsidR="00E12D3B" w:rsidRPr="00597284" w:rsidRDefault="00E12D3B" w:rsidP="00AB1D18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Escrever um bloco de dados na memória. Deve ficar dentro de uma página de 256 bytes.</w:t>
      </w:r>
    </w:p>
    <w:p w14:paraId="0C4C51A2" w14:textId="57D0239D" w:rsidR="002A76EB" w:rsidRPr="00597284" w:rsidRDefault="002A76EB" w:rsidP="00AB1D18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Ativa WEL para poder escrever e ao final o desativa.</w:t>
      </w:r>
    </w:p>
    <w:p w14:paraId="1BE45953" w14:textId="77777777" w:rsidR="00AB1D18" w:rsidRPr="00597284" w:rsidRDefault="00AB1D18" w:rsidP="00AB1D18">
      <w:pPr>
        <w:pStyle w:val="PargrafodaLista"/>
        <w:spacing w:after="0"/>
        <w:rPr>
          <w:color w:val="FF0000"/>
        </w:rPr>
      </w:pPr>
    </w:p>
    <w:p w14:paraId="5B6BCFDE" w14:textId="41A47C6A" w:rsidR="00E12D3B" w:rsidRPr="00597284" w:rsidRDefault="00E12D3B" w:rsidP="00E12D3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wq_wr_pag</w:t>
      </w:r>
      <w:r w:rsidRPr="00597284">
        <w:rPr>
          <w:color w:val="FF0000"/>
          <w:lang w:val="en-US"/>
        </w:rPr>
        <w:t xml:space="preserve"> (word pag, byte *vet)</w:t>
      </w:r>
    </w:p>
    <w:p w14:paraId="200F2D50" w14:textId="77777777" w:rsidR="00E12D3B" w:rsidRPr="00597284" w:rsidRDefault="00E12D3B" w:rsidP="00E12D3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Escrever uma página completa (256 bytes) da memória, ou seja, em *vet devem estar 256 bytes disponíveis.</w:t>
      </w:r>
    </w:p>
    <w:p w14:paraId="067519B0" w14:textId="191E0493" w:rsidR="00E12D3B" w:rsidRPr="00597284" w:rsidRDefault="00E12D3B" w:rsidP="00E12D3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O endereço é dado por pag*256.</w:t>
      </w:r>
    </w:p>
    <w:p w14:paraId="7AED6AEB" w14:textId="77777777" w:rsidR="002A76EB" w:rsidRPr="00597284" w:rsidRDefault="002A76EB" w:rsidP="002A76E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Ativa WEL para poder escrever e ao final o desativa.</w:t>
      </w:r>
    </w:p>
    <w:p w14:paraId="2FA22836" w14:textId="012BA845" w:rsidR="002A76EB" w:rsidRPr="00597284" w:rsidRDefault="002A76EB" w:rsidP="00E12D3B">
      <w:pPr>
        <w:pStyle w:val="PargrafodaLista"/>
        <w:spacing w:after="0"/>
        <w:rPr>
          <w:color w:val="FF0000"/>
        </w:rPr>
      </w:pPr>
    </w:p>
    <w:p w14:paraId="61C5C89D" w14:textId="6C7A17C0" w:rsidR="002A76EB" w:rsidRPr="00597284" w:rsidRDefault="002A76EB" w:rsidP="002A76E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wq_rd_blk</w:t>
      </w:r>
      <w:r w:rsidRPr="00597284">
        <w:rPr>
          <w:color w:val="FF0000"/>
          <w:lang w:val="en-US"/>
        </w:rPr>
        <w:t xml:space="preserve"> (long adr, byte *vet, long qtd)</w:t>
      </w:r>
    </w:p>
    <w:p w14:paraId="047FA1A0" w14:textId="77777777" w:rsidR="002A76EB" w:rsidRPr="00597284" w:rsidRDefault="002A76EB" w:rsidP="002A76E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Ler um bloco de dados na memória. Não há limite para a quantidade de dados a ser lida.</w:t>
      </w:r>
    </w:p>
    <w:p w14:paraId="6CC98D80" w14:textId="77777777" w:rsidR="002A76EB" w:rsidRPr="00597284" w:rsidRDefault="002A76EB" w:rsidP="002A76EB">
      <w:pPr>
        <w:pStyle w:val="PargrafodaLista"/>
        <w:spacing w:after="0"/>
        <w:rPr>
          <w:color w:val="FF0000"/>
        </w:rPr>
      </w:pPr>
    </w:p>
    <w:p w14:paraId="0B465F64" w14:textId="4B763943" w:rsidR="002A76EB" w:rsidRPr="00597284" w:rsidRDefault="002A76EB" w:rsidP="002A76E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wq_rd_pag</w:t>
      </w:r>
      <w:r w:rsidRPr="00597284">
        <w:rPr>
          <w:color w:val="FF0000"/>
          <w:lang w:val="en-US"/>
        </w:rPr>
        <w:t xml:space="preserve"> (word pag, byte *vet)</w:t>
      </w:r>
    </w:p>
    <w:p w14:paraId="25C6246B" w14:textId="512ECBD3" w:rsidR="002A76EB" w:rsidRPr="00597284" w:rsidRDefault="002A76EB" w:rsidP="002A76E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Ler uma página completa (256 bytes) da memória, ou seja, em *vet deve ter 256 bytes disponíveis.</w:t>
      </w:r>
    </w:p>
    <w:p w14:paraId="3D6FF357" w14:textId="77777777" w:rsidR="002A76EB" w:rsidRPr="00597284" w:rsidRDefault="002A76EB" w:rsidP="002A76E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O endereço é dado por pag*256.</w:t>
      </w:r>
    </w:p>
    <w:p w14:paraId="794B02B0" w14:textId="23440A73" w:rsidR="002A76EB" w:rsidRPr="00597284" w:rsidRDefault="002A76EB" w:rsidP="002A76EB">
      <w:pPr>
        <w:pStyle w:val="PargrafodaLista"/>
        <w:spacing w:after="0"/>
        <w:rPr>
          <w:color w:val="FF0000"/>
        </w:rPr>
      </w:pPr>
    </w:p>
    <w:p w14:paraId="4BA814F8" w14:textId="2D3FFCAA" w:rsidR="00AE3A63" w:rsidRPr="00597284" w:rsidRDefault="00AE3A63" w:rsidP="00AE3A63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wq_erase_chip</w:t>
      </w:r>
      <w:r w:rsidRPr="00597284">
        <w:rPr>
          <w:color w:val="FF0000"/>
          <w:lang w:val="en-US"/>
        </w:rPr>
        <w:t xml:space="preserve"> (void)</w:t>
      </w:r>
    </w:p>
    <w:p w14:paraId="7E4388BC" w14:textId="41B005D6" w:rsidR="00BF31E7" w:rsidRPr="00597284" w:rsidRDefault="00AE3A63" w:rsidP="00AE3A63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Apaga</w:t>
      </w:r>
      <w:r w:rsidR="00BF31E7" w:rsidRPr="00597284">
        <w:rPr>
          <w:color w:val="FF0000"/>
        </w:rPr>
        <w:t>r toda a memória Flash. Demora!</w:t>
      </w:r>
    </w:p>
    <w:p w14:paraId="0451A809" w14:textId="74393417" w:rsidR="00AE3A63" w:rsidRPr="00597284" w:rsidRDefault="00AE3A63" w:rsidP="002A76EB">
      <w:pPr>
        <w:pStyle w:val="PargrafodaLista"/>
        <w:spacing w:after="0"/>
        <w:rPr>
          <w:color w:val="FF0000"/>
        </w:rPr>
      </w:pPr>
    </w:p>
    <w:p w14:paraId="28DFA313" w14:textId="677F9731" w:rsidR="00BF31E7" w:rsidRPr="00597284" w:rsidRDefault="00BF31E7" w:rsidP="00BF31E7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wq_erase_64k</w:t>
      </w:r>
      <w:r w:rsidRPr="00597284">
        <w:rPr>
          <w:color w:val="FF0000"/>
          <w:lang w:val="en-US"/>
        </w:rPr>
        <w:t xml:space="preserve"> (byte pag)</w:t>
      </w:r>
    </w:p>
    <w:p w14:paraId="267FE061" w14:textId="79831FC7" w:rsidR="00BF31E7" w:rsidRPr="00597284" w:rsidRDefault="00BF31E7" w:rsidP="00BF31E7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Apaga uma página de 64 KB.</w:t>
      </w:r>
    </w:p>
    <w:p w14:paraId="4234A4B9" w14:textId="5857D12A" w:rsidR="00BF31E7" w:rsidRPr="00597284" w:rsidRDefault="00BF31E7" w:rsidP="00BF31E7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Ativa WEL para poder apagar e a memória desativa automaticamente quando termina a operação.</w:t>
      </w:r>
    </w:p>
    <w:p w14:paraId="5190537C" w14:textId="77777777" w:rsidR="00BF31E7" w:rsidRPr="00597284" w:rsidRDefault="00BF31E7" w:rsidP="002A76EB">
      <w:pPr>
        <w:pStyle w:val="PargrafodaLista"/>
        <w:spacing w:after="0"/>
        <w:rPr>
          <w:color w:val="FF0000"/>
        </w:rPr>
      </w:pPr>
    </w:p>
    <w:p w14:paraId="19584D40" w14:textId="5F5ED708" w:rsidR="002A76EB" w:rsidRPr="00597284" w:rsidRDefault="002A76EB" w:rsidP="002A76E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wq_erase_4k</w:t>
      </w:r>
      <w:r w:rsidRPr="00597284">
        <w:rPr>
          <w:color w:val="FF0000"/>
          <w:lang w:val="en-US"/>
        </w:rPr>
        <w:t xml:space="preserve"> (word </w:t>
      </w:r>
      <w:r w:rsidR="00BC61B9" w:rsidRPr="00597284">
        <w:rPr>
          <w:color w:val="FF0000"/>
          <w:lang w:val="en-US"/>
        </w:rPr>
        <w:t>sec</w:t>
      </w:r>
      <w:r w:rsidRPr="00597284">
        <w:rPr>
          <w:color w:val="FF0000"/>
          <w:lang w:val="en-US"/>
        </w:rPr>
        <w:t>)</w:t>
      </w:r>
    </w:p>
    <w:p w14:paraId="4B6DA0EE" w14:textId="50269D6A" w:rsidR="00BC61B9" w:rsidRPr="00597284" w:rsidRDefault="00BC61B9" w:rsidP="002A76E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Apaga (0xFF) um setor de 4 KB. O endereço de início é sec * 4.096.</w:t>
      </w:r>
    </w:p>
    <w:p w14:paraId="3D7F50C8" w14:textId="77777777" w:rsidR="00BC61B9" w:rsidRPr="00597284" w:rsidRDefault="00BC61B9" w:rsidP="00BC61B9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Ativa WEL para poder apagar e a memória desativa automaticamente quando termina a operação.</w:t>
      </w:r>
    </w:p>
    <w:p w14:paraId="7471D329" w14:textId="584ACFC3" w:rsidR="00BC61B9" w:rsidRPr="00597284" w:rsidRDefault="00BC61B9" w:rsidP="002A76EB">
      <w:pPr>
        <w:pStyle w:val="PargrafodaLista"/>
        <w:spacing w:after="0"/>
        <w:rPr>
          <w:color w:val="FF0000"/>
        </w:rPr>
      </w:pPr>
    </w:p>
    <w:p w14:paraId="50E48FE7" w14:textId="75158033" w:rsidR="00BC61B9" w:rsidRPr="00597284" w:rsidRDefault="00BC61B9" w:rsidP="00BC61B9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wq_ocupado</w:t>
      </w:r>
      <w:r w:rsidRPr="00597284">
        <w:rPr>
          <w:color w:val="FF0000"/>
          <w:lang w:val="en-US"/>
        </w:rPr>
        <w:t xml:space="preserve"> (void)</w:t>
      </w:r>
    </w:p>
    <w:p w14:paraId="7F6035F6" w14:textId="77777777" w:rsidR="00BC61B9" w:rsidRPr="00597284" w:rsidRDefault="00BC61B9" w:rsidP="00BC61B9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Verifica o bit de ocupado. É o bit 0 (BUSY) do registrador 1.</w:t>
      </w:r>
    </w:p>
    <w:p w14:paraId="76206B26" w14:textId="43D4CB69" w:rsidR="00BC61B9" w:rsidRPr="00597284" w:rsidRDefault="00BC61B9" w:rsidP="00BC61B9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TRUE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ocupado</w:t>
      </w:r>
      <w:r w:rsidRPr="00597284">
        <w:rPr>
          <w:color w:val="FF0000"/>
        </w:rPr>
        <w:tab/>
      </w:r>
      <w:r w:rsidRPr="00597284">
        <w:rPr>
          <w:color w:val="FF0000"/>
        </w:rPr>
        <w:tab/>
      </w:r>
      <w:r w:rsidRPr="00597284">
        <w:rPr>
          <w:color w:val="FF0000"/>
        </w:rPr>
        <w:tab/>
        <w:t xml:space="preserve">FALSE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livre</w:t>
      </w:r>
    </w:p>
    <w:p w14:paraId="558C5F19" w14:textId="6A7169B4" w:rsidR="00BC61B9" w:rsidRPr="00597284" w:rsidRDefault="00BC61B9" w:rsidP="00BC61B9">
      <w:pPr>
        <w:pStyle w:val="PargrafodaLista"/>
        <w:spacing w:after="0"/>
        <w:rPr>
          <w:color w:val="FF0000"/>
        </w:rPr>
      </w:pPr>
    </w:p>
    <w:p w14:paraId="0B9A059E" w14:textId="39717FBF" w:rsidR="00BC61B9" w:rsidRPr="00597284" w:rsidRDefault="00BC61B9" w:rsidP="00BC61B9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wq_wel</w:t>
      </w:r>
      <w:r w:rsidRPr="00597284">
        <w:rPr>
          <w:color w:val="FF0000"/>
          <w:lang w:val="en-US"/>
        </w:rPr>
        <w:t xml:space="preserve"> (void)</w:t>
      </w:r>
    </w:p>
    <w:p w14:paraId="39681FEE" w14:textId="77777777" w:rsidR="00BC61B9" w:rsidRPr="00597284" w:rsidRDefault="00BC61B9" w:rsidP="00BC61B9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Zera o bit 2 (WEL) do registrador 1.</w:t>
      </w:r>
    </w:p>
    <w:p w14:paraId="456C2BD7" w14:textId="77777777" w:rsidR="00BC61B9" w:rsidRPr="00597284" w:rsidRDefault="00BC61B9" w:rsidP="00BC61B9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WEL = 0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escritas estão bloqueadas.</w:t>
      </w:r>
    </w:p>
    <w:p w14:paraId="1B7E5FB6" w14:textId="77777777" w:rsidR="00BC61B9" w:rsidRPr="00597284" w:rsidRDefault="00BC61B9" w:rsidP="00BC61B9">
      <w:pPr>
        <w:pStyle w:val="PargrafodaLista"/>
        <w:spacing w:after="0"/>
        <w:rPr>
          <w:color w:val="FF0000"/>
        </w:rPr>
      </w:pPr>
    </w:p>
    <w:p w14:paraId="248EB1F2" w14:textId="798F1778" w:rsidR="00BC61B9" w:rsidRPr="00597284" w:rsidRDefault="00BC61B9" w:rsidP="00BC61B9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wq_WEL</w:t>
      </w:r>
      <w:r w:rsidRPr="00597284">
        <w:rPr>
          <w:color w:val="FF0000"/>
          <w:lang w:val="en-US"/>
        </w:rPr>
        <w:t xml:space="preserve"> (void)</w:t>
      </w:r>
    </w:p>
    <w:p w14:paraId="114D50AE" w14:textId="4A5C378C" w:rsidR="00BC61B9" w:rsidRPr="00597284" w:rsidRDefault="00BC61B9" w:rsidP="00BC61B9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Ativa o bit 2 (WEL) do registrador 1.</w:t>
      </w:r>
    </w:p>
    <w:p w14:paraId="5E1CECCA" w14:textId="3A3DDF61" w:rsidR="00BC61B9" w:rsidRPr="00597284" w:rsidRDefault="00BC61B9" w:rsidP="00BC61B9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WEL = 1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escritas estão liberadas.</w:t>
      </w:r>
    </w:p>
    <w:p w14:paraId="356D12CF" w14:textId="72AF5D4F" w:rsidR="00BC61B9" w:rsidRPr="00597284" w:rsidRDefault="00BC61B9" w:rsidP="00BC61B9">
      <w:pPr>
        <w:pStyle w:val="PargrafodaLista"/>
        <w:spacing w:after="0"/>
        <w:rPr>
          <w:color w:val="FF0000"/>
        </w:rPr>
      </w:pPr>
    </w:p>
    <w:p w14:paraId="7A3E5D1E" w14:textId="74801C02" w:rsidR="00DB3ADB" w:rsidRPr="00597284" w:rsidRDefault="00DB3ADB" w:rsidP="00DB3ADB">
      <w:pPr>
        <w:pStyle w:val="PargrafodaLista"/>
        <w:numPr>
          <w:ilvl w:val="0"/>
          <w:numId w:val="2"/>
        </w:numPr>
        <w:spacing w:after="0"/>
        <w:rPr>
          <w:color w:val="FF0000"/>
          <w:lang w:val="de-DE"/>
        </w:rPr>
      </w:pPr>
      <w:r w:rsidRPr="00597284">
        <w:rPr>
          <w:color w:val="FF0000"/>
          <w:lang w:val="de-DE"/>
        </w:rPr>
        <w:t xml:space="preserve">byte </w:t>
      </w:r>
      <w:r w:rsidRPr="00597284">
        <w:rPr>
          <w:b/>
          <w:bCs/>
          <w:color w:val="FF0000"/>
          <w:lang w:val="de-DE"/>
        </w:rPr>
        <w:t>wq_rd_sr1</w:t>
      </w:r>
      <w:r w:rsidRPr="00597284">
        <w:rPr>
          <w:color w:val="FF0000"/>
          <w:lang w:val="de-DE"/>
        </w:rPr>
        <w:t xml:space="preserve"> (void)</w:t>
      </w:r>
    </w:p>
    <w:p w14:paraId="76E0F03D" w14:textId="77777777" w:rsidR="00DB3ADB" w:rsidRPr="00597284" w:rsidRDefault="00DB3ADB" w:rsidP="00DB3AD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Ler o registrador de status 1.</w:t>
      </w:r>
    </w:p>
    <w:p w14:paraId="32F4096A" w14:textId="77777777" w:rsidR="00DB3ADB" w:rsidRPr="00597284" w:rsidRDefault="00DB3ADB" w:rsidP="00DB3ADB">
      <w:pPr>
        <w:pStyle w:val="PargrafodaLista"/>
        <w:spacing w:after="0"/>
        <w:rPr>
          <w:color w:val="FF0000"/>
        </w:rPr>
      </w:pPr>
    </w:p>
    <w:p w14:paraId="331AACC2" w14:textId="28AF487F" w:rsidR="00DB3ADB" w:rsidRPr="00597284" w:rsidRDefault="00DB3ADB" w:rsidP="00DB3ADB">
      <w:pPr>
        <w:pStyle w:val="PargrafodaLista"/>
        <w:numPr>
          <w:ilvl w:val="0"/>
          <w:numId w:val="2"/>
        </w:numPr>
        <w:spacing w:after="0"/>
        <w:rPr>
          <w:color w:val="FF0000"/>
          <w:lang w:val="de-DE"/>
        </w:rPr>
      </w:pPr>
      <w:r w:rsidRPr="00597284">
        <w:rPr>
          <w:color w:val="FF0000"/>
          <w:lang w:val="de-DE"/>
        </w:rPr>
        <w:t xml:space="preserve">byte </w:t>
      </w:r>
      <w:r w:rsidRPr="00597284">
        <w:rPr>
          <w:b/>
          <w:bCs/>
          <w:color w:val="FF0000"/>
          <w:lang w:val="de-DE"/>
        </w:rPr>
        <w:t>wq_rd_sr2</w:t>
      </w:r>
      <w:r w:rsidRPr="00597284">
        <w:rPr>
          <w:color w:val="FF0000"/>
          <w:lang w:val="de-DE"/>
        </w:rPr>
        <w:t xml:space="preserve"> (void)</w:t>
      </w:r>
    </w:p>
    <w:p w14:paraId="21625B48" w14:textId="42F1AD9F" w:rsidR="00DB3ADB" w:rsidRPr="00597284" w:rsidRDefault="00DB3ADB" w:rsidP="00DB3AD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Ler o registrador de status 2.</w:t>
      </w:r>
    </w:p>
    <w:p w14:paraId="79BCA4AA" w14:textId="4C9E8A46" w:rsidR="00DB3ADB" w:rsidRPr="00597284" w:rsidRDefault="00DB3ADB" w:rsidP="00DB3ADB">
      <w:pPr>
        <w:pStyle w:val="PargrafodaLista"/>
        <w:spacing w:after="0"/>
        <w:rPr>
          <w:color w:val="FF0000"/>
        </w:rPr>
      </w:pPr>
    </w:p>
    <w:p w14:paraId="120C326F" w14:textId="7F6385A0" w:rsidR="00DB3ADB" w:rsidRPr="00597284" w:rsidRDefault="00DB3ADB" w:rsidP="00DB3AD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wq_manuf_dev_id</w:t>
      </w:r>
      <w:r w:rsidRPr="00597284">
        <w:rPr>
          <w:color w:val="FF0000"/>
          <w:lang w:val="en-US"/>
        </w:rPr>
        <w:t xml:space="preserve"> (byte *vet)</w:t>
      </w:r>
    </w:p>
    <w:p w14:paraId="0296F92F" w14:textId="77777777" w:rsidR="00DB3ADB" w:rsidRPr="00597284" w:rsidRDefault="00DB3ADB" w:rsidP="00DB3AD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Ler o Manufacturer e o Device ID.</w:t>
      </w:r>
    </w:p>
    <w:p w14:paraId="3D23161A" w14:textId="62FB14F2" w:rsidR="00DB3ADB" w:rsidRPr="00597284" w:rsidRDefault="00DB3ADB" w:rsidP="00DB3ADB">
      <w:pPr>
        <w:pStyle w:val="PargrafodaLista"/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lastRenderedPageBreak/>
        <w:t>Vet[0] = Manufacturer ID</w:t>
      </w:r>
      <w:r w:rsidR="00BB2236" w:rsidRPr="00597284">
        <w:rPr>
          <w:color w:val="FF0000"/>
          <w:lang w:val="en-US"/>
        </w:rPr>
        <w:t xml:space="preserve"> (0xEF)</w:t>
      </w:r>
      <w:r w:rsidRPr="00597284">
        <w:rPr>
          <w:color w:val="FF0000"/>
          <w:lang w:val="en-US"/>
        </w:rPr>
        <w:t>.</w:t>
      </w:r>
    </w:p>
    <w:p w14:paraId="0613A709" w14:textId="1C81ED79" w:rsidR="00DB3ADB" w:rsidRPr="00597284" w:rsidRDefault="00DB3ADB" w:rsidP="00DB3ADB">
      <w:pPr>
        <w:pStyle w:val="PargrafodaLista"/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>Vet[1] = Device ID.</w:t>
      </w:r>
    </w:p>
    <w:p w14:paraId="792B6D47" w14:textId="77777777" w:rsidR="00DB3ADB" w:rsidRPr="00597284" w:rsidRDefault="00DB3ADB" w:rsidP="00DB3ADB">
      <w:pPr>
        <w:pStyle w:val="PargrafodaLista"/>
        <w:spacing w:after="0"/>
        <w:rPr>
          <w:color w:val="FF0000"/>
          <w:lang w:val="en-US"/>
        </w:rPr>
      </w:pPr>
    </w:p>
    <w:p w14:paraId="4E7F935E" w14:textId="03AE5A85" w:rsidR="00BB2236" w:rsidRPr="00597284" w:rsidRDefault="00BB2236" w:rsidP="00BB2236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wq_jedec_id</w:t>
      </w:r>
      <w:r w:rsidRPr="00597284">
        <w:rPr>
          <w:color w:val="FF0000"/>
          <w:lang w:val="en-US"/>
        </w:rPr>
        <w:t xml:space="preserve"> (byte *vet)</w:t>
      </w:r>
    </w:p>
    <w:p w14:paraId="0F4554E5" w14:textId="1FF283AA" w:rsidR="00BB2236" w:rsidRPr="00597284" w:rsidRDefault="00BB2236" w:rsidP="00BB2236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Ler o JEDEC para identificar a memória.</w:t>
      </w:r>
    </w:p>
    <w:p w14:paraId="71D67D33" w14:textId="3CEF7BB5" w:rsidR="00BB2236" w:rsidRPr="00597284" w:rsidRDefault="00BB2236" w:rsidP="00BB2236">
      <w:pPr>
        <w:pStyle w:val="PargrafodaLista"/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>Vet[0] = Manufacturer ID (0xEF).</w:t>
      </w:r>
    </w:p>
    <w:p w14:paraId="70E92E01" w14:textId="77777777" w:rsidR="00BB2236" w:rsidRPr="00597284" w:rsidRDefault="00BB2236" w:rsidP="00BB2236">
      <w:pPr>
        <w:pStyle w:val="PargrafodaLista"/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>Vet[1] = Memory type (bits 15, …, 8)</w:t>
      </w:r>
    </w:p>
    <w:p w14:paraId="7F3CFF03" w14:textId="36D2BE01" w:rsidR="00BB2236" w:rsidRPr="00597284" w:rsidRDefault="00BB2236" w:rsidP="00BB2236">
      <w:pPr>
        <w:pStyle w:val="PargrafodaLista"/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>Vet[2] = Capacity (bits 7, …, 0)</w:t>
      </w:r>
    </w:p>
    <w:p w14:paraId="4C8E0D94" w14:textId="537AE869" w:rsidR="00BB2236" w:rsidRPr="00597284" w:rsidRDefault="00BB2236" w:rsidP="00BB2236">
      <w:pPr>
        <w:pStyle w:val="PargrafodaLista"/>
        <w:spacing w:after="0"/>
        <w:rPr>
          <w:color w:val="FF0000"/>
          <w:lang w:val="en-US"/>
        </w:rPr>
      </w:pPr>
    </w:p>
    <w:p w14:paraId="6A793364" w14:textId="0C1B936D" w:rsidR="0063341C" w:rsidRPr="00597284" w:rsidRDefault="0063341C" w:rsidP="0063341C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wq_unique_id</w:t>
      </w:r>
      <w:r w:rsidRPr="00597284">
        <w:rPr>
          <w:color w:val="FF0000"/>
          <w:lang w:val="en-US"/>
        </w:rPr>
        <w:t xml:space="preserve"> (byte *vet)</w:t>
      </w:r>
    </w:p>
    <w:p w14:paraId="46B579A4" w14:textId="7AE055E1" w:rsidR="0063341C" w:rsidRPr="00597284" w:rsidRDefault="0063341C" w:rsidP="0063341C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Ler os 8 bytes do Unique ID da memória. O vetor vet precisa ter espaço para 8 bytes.</w:t>
      </w:r>
    </w:p>
    <w:p w14:paraId="00ABD0F1" w14:textId="352517EF" w:rsidR="00BB2236" w:rsidRPr="00597284" w:rsidRDefault="00BB2236" w:rsidP="00BB2236">
      <w:pPr>
        <w:pStyle w:val="PargrafodaLista"/>
        <w:spacing w:after="0"/>
        <w:rPr>
          <w:color w:val="FF0000"/>
        </w:rPr>
      </w:pPr>
    </w:p>
    <w:p w14:paraId="7AAE567A" w14:textId="1EA66694" w:rsidR="0063341C" w:rsidRPr="00597284" w:rsidRDefault="0063341C" w:rsidP="0063341C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wq_ce</w:t>
      </w:r>
      <w:r w:rsidRPr="00597284">
        <w:rPr>
          <w:color w:val="FF0000"/>
          <w:lang w:val="en-US"/>
        </w:rPr>
        <w:t xml:space="preserve"> (void)</w:t>
      </w:r>
    </w:p>
    <w:p w14:paraId="2C100F1E" w14:textId="3C001B17" w:rsidR="0063341C" w:rsidRPr="00597284" w:rsidRDefault="0063341C" w:rsidP="0063341C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Faz CE=LOW, ou seja, permite o acesso à memória. Marca o início de um acesso por SPI.</w:t>
      </w:r>
    </w:p>
    <w:p w14:paraId="6B1C0B3C" w14:textId="2620B010" w:rsidR="00BF31E7" w:rsidRPr="00597284" w:rsidRDefault="00BF31E7" w:rsidP="0063341C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(noInterrupts()) Desabilita as interrupções para evitar conflito com o Rádio.</w:t>
      </w:r>
    </w:p>
    <w:p w14:paraId="23AE8E75" w14:textId="77777777" w:rsidR="0063341C" w:rsidRPr="00597284" w:rsidRDefault="0063341C" w:rsidP="0063341C">
      <w:pPr>
        <w:pStyle w:val="PargrafodaLista"/>
        <w:spacing w:after="0"/>
        <w:rPr>
          <w:color w:val="FF0000"/>
        </w:rPr>
      </w:pPr>
    </w:p>
    <w:p w14:paraId="0C11A77A" w14:textId="494997F6" w:rsidR="0063341C" w:rsidRPr="00597284" w:rsidRDefault="0063341C" w:rsidP="0063341C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wq_CE</w:t>
      </w:r>
      <w:r w:rsidRPr="00597284">
        <w:rPr>
          <w:color w:val="FF0000"/>
          <w:lang w:val="en-US"/>
        </w:rPr>
        <w:t xml:space="preserve"> (void)</w:t>
      </w:r>
    </w:p>
    <w:p w14:paraId="1C52B21D" w14:textId="108D9A6B" w:rsidR="0063341C" w:rsidRPr="00597284" w:rsidRDefault="0063341C" w:rsidP="0063341C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Faz CE=HIGH, ou seja, inibe o acesso à memória. Marca o fim de um acesso por SPI.</w:t>
      </w:r>
    </w:p>
    <w:p w14:paraId="5F7EDAB9" w14:textId="77777777" w:rsidR="00BF31E7" w:rsidRPr="00597284" w:rsidRDefault="00BF31E7" w:rsidP="00BF31E7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(interrupts()) Habilita as interrupções porque já terminou o acesso à Flash.</w:t>
      </w:r>
    </w:p>
    <w:p w14:paraId="2369B1CC" w14:textId="77777777" w:rsidR="00BF31E7" w:rsidRPr="00597284" w:rsidRDefault="00BF31E7" w:rsidP="0063341C">
      <w:pPr>
        <w:pStyle w:val="PargrafodaLista"/>
        <w:spacing w:after="0"/>
        <w:rPr>
          <w:color w:val="FF0000"/>
        </w:rPr>
      </w:pPr>
    </w:p>
    <w:p w14:paraId="451DE755" w14:textId="77777777" w:rsidR="0063341C" w:rsidRPr="00597284" w:rsidRDefault="0063341C" w:rsidP="0063341C">
      <w:pPr>
        <w:pStyle w:val="PargrafodaLista"/>
        <w:spacing w:after="0"/>
        <w:rPr>
          <w:color w:val="FF0000"/>
        </w:rPr>
      </w:pPr>
    </w:p>
    <w:p w14:paraId="6B14091C" w14:textId="77777777" w:rsidR="0063341C" w:rsidRPr="00597284" w:rsidRDefault="0063341C" w:rsidP="00BB2236">
      <w:pPr>
        <w:pStyle w:val="PargrafodaLista"/>
        <w:spacing w:after="0"/>
        <w:rPr>
          <w:color w:val="FF0000"/>
        </w:rPr>
      </w:pPr>
    </w:p>
    <w:p w14:paraId="6BFF96EB" w14:textId="77777777" w:rsidR="008E6E70" w:rsidRPr="00597284" w:rsidRDefault="008E6E70" w:rsidP="0063341C">
      <w:pPr>
        <w:spacing w:after="0"/>
        <w:rPr>
          <w:b/>
          <w:bCs/>
          <w:color w:val="FF0000"/>
          <w:sz w:val="40"/>
          <w:szCs w:val="40"/>
        </w:rPr>
      </w:pPr>
    </w:p>
    <w:p w14:paraId="1A9B035F" w14:textId="74E8C915" w:rsidR="00AB1D18" w:rsidRPr="00597284" w:rsidRDefault="00AB1D18">
      <w:pPr>
        <w:rPr>
          <w:b/>
          <w:bCs/>
          <w:color w:val="FF0000"/>
          <w:sz w:val="40"/>
          <w:szCs w:val="40"/>
        </w:rPr>
      </w:pPr>
      <w:r w:rsidRPr="00597284">
        <w:rPr>
          <w:b/>
          <w:bCs/>
          <w:color w:val="FF0000"/>
          <w:sz w:val="40"/>
          <w:szCs w:val="40"/>
        </w:rPr>
        <w:br w:type="page"/>
      </w:r>
    </w:p>
    <w:p w14:paraId="7231D074" w14:textId="1E9F5B45" w:rsidR="00790C92" w:rsidRPr="00597284" w:rsidRDefault="00790C92" w:rsidP="00790C92">
      <w:pPr>
        <w:spacing w:after="0"/>
        <w:jc w:val="center"/>
        <w:rPr>
          <w:b/>
          <w:bCs/>
          <w:color w:val="FF0000"/>
          <w:sz w:val="40"/>
          <w:szCs w:val="40"/>
        </w:rPr>
      </w:pPr>
      <w:r w:rsidRPr="00597284">
        <w:rPr>
          <w:b/>
          <w:bCs/>
          <w:color w:val="FF0000"/>
          <w:sz w:val="40"/>
          <w:szCs w:val="40"/>
        </w:rPr>
        <w:lastRenderedPageBreak/>
        <w:t>DS18B20 + One Wire</w:t>
      </w:r>
    </w:p>
    <w:p w14:paraId="7C16E1A1" w14:textId="6F72F804" w:rsidR="00790C92" w:rsidRPr="00597284" w:rsidRDefault="00790C92" w:rsidP="00790C92">
      <w:pPr>
        <w:spacing w:after="0"/>
        <w:rPr>
          <w:color w:val="FF0000"/>
        </w:rPr>
      </w:pPr>
      <w:r w:rsidRPr="00597284">
        <w:rPr>
          <w:color w:val="FF0000"/>
        </w:rPr>
        <w:t>29/12/2020</w:t>
      </w:r>
    </w:p>
    <w:p w14:paraId="14DAE87C" w14:textId="77777777" w:rsidR="00790C92" w:rsidRPr="00597284" w:rsidRDefault="00790C92" w:rsidP="00790C92">
      <w:pPr>
        <w:spacing w:after="0"/>
        <w:rPr>
          <w:color w:val="FF0000"/>
        </w:rPr>
      </w:pPr>
    </w:p>
    <w:p w14:paraId="11CC5624" w14:textId="77777777" w:rsidR="00790C92" w:rsidRPr="00597284" w:rsidRDefault="00790C92" w:rsidP="00790C92">
      <w:pPr>
        <w:spacing w:after="0"/>
        <w:rPr>
          <w:color w:val="FF0000"/>
        </w:rPr>
      </w:pPr>
      <w:r w:rsidRPr="00597284">
        <w:rPr>
          <w:color w:val="FF0000"/>
        </w:rPr>
        <w:t>Funções para acessar o termômetro DS18B20.</w:t>
      </w:r>
    </w:p>
    <w:p w14:paraId="0760F770" w14:textId="77777777" w:rsidR="00790C92" w:rsidRPr="00597284" w:rsidRDefault="00790C92" w:rsidP="00790C92">
      <w:pPr>
        <w:spacing w:after="0"/>
        <w:rPr>
          <w:color w:val="FF0000"/>
        </w:rPr>
      </w:pPr>
      <w:r w:rsidRPr="00597284">
        <w:rPr>
          <w:color w:val="FF0000"/>
        </w:rPr>
        <w:t>Funções para operação com protocolo ONE WIRE</w:t>
      </w:r>
    </w:p>
    <w:p w14:paraId="01D7B4E7" w14:textId="00E0265E" w:rsidR="00790C92" w:rsidRPr="00597284" w:rsidRDefault="00790C92" w:rsidP="00790C92">
      <w:pPr>
        <w:spacing w:after="0"/>
        <w:rPr>
          <w:color w:val="FF0000"/>
        </w:rPr>
      </w:pPr>
      <w:r w:rsidRPr="00597284">
        <w:rPr>
          <w:color w:val="FF0000"/>
        </w:rPr>
        <w:t>Usa Timer 2 em 1 MHz para construir as funções básicas</w:t>
      </w:r>
    </w:p>
    <w:p w14:paraId="09BC5F26" w14:textId="322C9C7F" w:rsidR="00790C92" w:rsidRPr="00597284" w:rsidRDefault="00790C92" w:rsidP="00790C92">
      <w:pPr>
        <w:spacing w:after="0"/>
        <w:rPr>
          <w:color w:val="FF0000"/>
        </w:rPr>
      </w:pPr>
    </w:p>
    <w:p w14:paraId="747C7E64" w14:textId="77777777" w:rsidR="00790C92" w:rsidRPr="00597284" w:rsidRDefault="00790C92" w:rsidP="00790C92">
      <w:pPr>
        <w:spacing w:after="0"/>
        <w:rPr>
          <w:color w:val="FF0000"/>
        </w:rPr>
      </w:pPr>
    </w:p>
    <w:p w14:paraId="1A9AF88B" w14:textId="77777777" w:rsidR="00790C92" w:rsidRPr="00597284" w:rsidRDefault="00790C92" w:rsidP="00790C92">
      <w:pPr>
        <w:spacing w:after="0"/>
        <w:jc w:val="center"/>
        <w:rPr>
          <w:color w:val="FF0000"/>
          <w:sz w:val="28"/>
          <w:szCs w:val="28"/>
        </w:rPr>
      </w:pPr>
      <w:r w:rsidRPr="00597284">
        <w:rPr>
          <w:color w:val="FF0000"/>
          <w:sz w:val="28"/>
          <w:szCs w:val="28"/>
        </w:rPr>
        <w:t>Funções</w:t>
      </w:r>
    </w:p>
    <w:tbl>
      <w:tblPr>
        <w:tblStyle w:val="Tabelacomgrade"/>
        <w:tblW w:w="5448" w:type="dxa"/>
        <w:jc w:val="center"/>
        <w:tblLook w:val="04A0" w:firstRow="1" w:lastRow="0" w:firstColumn="1" w:lastColumn="0" w:noHBand="0" w:noVBand="1"/>
      </w:tblPr>
      <w:tblGrid>
        <w:gridCol w:w="701"/>
        <w:gridCol w:w="1525"/>
        <w:gridCol w:w="3222"/>
      </w:tblGrid>
      <w:tr w:rsidR="00597284" w:rsidRPr="00597284" w14:paraId="3E75976B" w14:textId="77777777" w:rsidTr="00357B6D">
        <w:trPr>
          <w:jc w:val="center"/>
        </w:trPr>
        <w:tc>
          <w:tcPr>
            <w:tcW w:w="701" w:type="dxa"/>
          </w:tcPr>
          <w:p w14:paraId="59880C34" w14:textId="77777777" w:rsidR="00986EAB" w:rsidRPr="00597284" w:rsidRDefault="00986EAB" w:rsidP="00357B6D">
            <w:pPr>
              <w:rPr>
                <w:color w:val="FF0000"/>
              </w:rPr>
            </w:pPr>
          </w:p>
        </w:tc>
        <w:tc>
          <w:tcPr>
            <w:tcW w:w="1525" w:type="dxa"/>
          </w:tcPr>
          <w:p w14:paraId="534902FA" w14:textId="77777777" w:rsidR="00986EAB" w:rsidRPr="00597284" w:rsidRDefault="00986EAB" w:rsidP="00357B6D">
            <w:pPr>
              <w:rPr>
                <w:color w:val="FF0000"/>
              </w:rPr>
            </w:pPr>
          </w:p>
        </w:tc>
        <w:tc>
          <w:tcPr>
            <w:tcW w:w="3222" w:type="dxa"/>
          </w:tcPr>
          <w:p w14:paraId="330413BA" w14:textId="77777777" w:rsidR="00986EAB" w:rsidRPr="00597284" w:rsidRDefault="00986EAB" w:rsidP="00357B6D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3038E8E9" w14:textId="77777777" w:rsidTr="00210C34">
        <w:trPr>
          <w:jc w:val="center"/>
        </w:trPr>
        <w:tc>
          <w:tcPr>
            <w:tcW w:w="701" w:type="dxa"/>
          </w:tcPr>
          <w:p w14:paraId="5AA8B728" w14:textId="77777777" w:rsidR="00C01EA1" w:rsidRPr="00597284" w:rsidRDefault="00C01EA1" w:rsidP="00210C34">
            <w:pPr>
              <w:rPr>
                <w:color w:val="FF0000"/>
              </w:rPr>
            </w:pPr>
            <w:r w:rsidRPr="00597284">
              <w:rPr>
                <w:color w:val="FF0000"/>
              </w:rPr>
              <w:t>word</w:t>
            </w:r>
          </w:p>
        </w:tc>
        <w:tc>
          <w:tcPr>
            <w:tcW w:w="1525" w:type="dxa"/>
          </w:tcPr>
          <w:p w14:paraId="15876176" w14:textId="07D8C1A2" w:rsidR="00C01EA1" w:rsidRPr="00597284" w:rsidRDefault="00C01EA1" w:rsidP="00210C34">
            <w:pPr>
              <w:rPr>
                <w:color w:val="FF0000"/>
              </w:rPr>
            </w:pPr>
            <w:r w:rsidRPr="00597284">
              <w:rPr>
                <w:color w:val="FF0000"/>
              </w:rPr>
              <w:t>ds_temp_3</w:t>
            </w:r>
          </w:p>
        </w:tc>
        <w:tc>
          <w:tcPr>
            <w:tcW w:w="3222" w:type="dxa"/>
          </w:tcPr>
          <w:p w14:paraId="05B29CE0" w14:textId="77777777" w:rsidR="00C01EA1" w:rsidRPr="00597284" w:rsidRDefault="00C01EA1" w:rsidP="00210C34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(void)</w:t>
            </w:r>
          </w:p>
        </w:tc>
      </w:tr>
      <w:tr w:rsidR="00597284" w:rsidRPr="00597284" w14:paraId="70218F23" w14:textId="77777777" w:rsidTr="00357B6D">
        <w:trPr>
          <w:jc w:val="center"/>
        </w:trPr>
        <w:tc>
          <w:tcPr>
            <w:tcW w:w="701" w:type="dxa"/>
          </w:tcPr>
          <w:p w14:paraId="403EBD56" w14:textId="61DF5A80" w:rsidR="00986EAB" w:rsidRPr="00597284" w:rsidRDefault="00986EAB" w:rsidP="00357B6D">
            <w:pPr>
              <w:rPr>
                <w:color w:val="FF0000"/>
              </w:rPr>
            </w:pPr>
            <w:r w:rsidRPr="00597284">
              <w:rPr>
                <w:color w:val="FF0000"/>
              </w:rPr>
              <w:t>word</w:t>
            </w:r>
          </w:p>
        </w:tc>
        <w:tc>
          <w:tcPr>
            <w:tcW w:w="1525" w:type="dxa"/>
          </w:tcPr>
          <w:p w14:paraId="41F26170" w14:textId="21536B8C" w:rsidR="00986EAB" w:rsidRPr="00597284" w:rsidRDefault="00986EAB" w:rsidP="00357B6D">
            <w:pPr>
              <w:rPr>
                <w:color w:val="FF0000"/>
              </w:rPr>
            </w:pPr>
            <w:r w:rsidRPr="00597284">
              <w:rPr>
                <w:color w:val="FF0000"/>
              </w:rPr>
              <w:t>ds_temp</w:t>
            </w:r>
          </w:p>
        </w:tc>
        <w:tc>
          <w:tcPr>
            <w:tcW w:w="3222" w:type="dxa"/>
          </w:tcPr>
          <w:p w14:paraId="0A90CD53" w14:textId="5B6843B0" w:rsidR="00986EAB" w:rsidRPr="00597284" w:rsidRDefault="00986EAB" w:rsidP="00357B6D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(void)</w:t>
            </w:r>
          </w:p>
        </w:tc>
      </w:tr>
      <w:tr w:rsidR="00597284" w:rsidRPr="00597284" w14:paraId="3797788D" w14:textId="77777777" w:rsidTr="00FC0AD4">
        <w:trPr>
          <w:jc w:val="center"/>
        </w:trPr>
        <w:tc>
          <w:tcPr>
            <w:tcW w:w="701" w:type="dxa"/>
          </w:tcPr>
          <w:p w14:paraId="463DA7C4" w14:textId="77777777" w:rsidR="00790C92" w:rsidRPr="00597284" w:rsidRDefault="00790C92" w:rsidP="00790C92">
            <w:pPr>
              <w:rPr>
                <w:color w:val="FF0000"/>
              </w:rPr>
            </w:pPr>
          </w:p>
        </w:tc>
        <w:tc>
          <w:tcPr>
            <w:tcW w:w="1525" w:type="dxa"/>
          </w:tcPr>
          <w:p w14:paraId="4659D7AE" w14:textId="77777777" w:rsidR="00790C92" w:rsidRPr="00597284" w:rsidRDefault="00790C92" w:rsidP="00790C92">
            <w:pPr>
              <w:rPr>
                <w:color w:val="FF0000"/>
              </w:rPr>
            </w:pPr>
          </w:p>
        </w:tc>
        <w:tc>
          <w:tcPr>
            <w:tcW w:w="3222" w:type="dxa"/>
          </w:tcPr>
          <w:p w14:paraId="7FB40101" w14:textId="77777777" w:rsidR="00790C92" w:rsidRPr="00597284" w:rsidRDefault="00790C92" w:rsidP="00790C92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758D30DB" w14:textId="77777777" w:rsidTr="00FC0AD4">
        <w:trPr>
          <w:jc w:val="center"/>
        </w:trPr>
        <w:tc>
          <w:tcPr>
            <w:tcW w:w="701" w:type="dxa"/>
          </w:tcPr>
          <w:p w14:paraId="77BDA7E4" w14:textId="77777777" w:rsidR="00FC0AD4" w:rsidRPr="00597284" w:rsidRDefault="00FC0AD4" w:rsidP="00357B6D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525" w:type="dxa"/>
          </w:tcPr>
          <w:p w14:paraId="41DED79B" w14:textId="77777777" w:rsidR="00FC0AD4" w:rsidRPr="00597284" w:rsidRDefault="00FC0AD4" w:rsidP="00357B6D">
            <w:pPr>
              <w:rPr>
                <w:color w:val="FF0000"/>
              </w:rPr>
            </w:pPr>
            <w:r w:rsidRPr="00597284">
              <w:rPr>
                <w:color w:val="FF0000"/>
              </w:rPr>
              <w:t>espera_100ms</w:t>
            </w:r>
          </w:p>
        </w:tc>
        <w:tc>
          <w:tcPr>
            <w:tcW w:w="3222" w:type="dxa"/>
          </w:tcPr>
          <w:p w14:paraId="1D021FDD" w14:textId="77777777" w:rsidR="00FC0AD4" w:rsidRPr="00597284" w:rsidRDefault="00FC0AD4" w:rsidP="00357B6D">
            <w:pPr>
              <w:rPr>
                <w:color w:val="FF0000"/>
              </w:rPr>
            </w:pPr>
            <w:r w:rsidRPr="00597284">
              <w:rPr>
                <w:color w:val="FF0000"/>
              </w:rPr>
              <w:t>(word dur)</w:t>
            </w:r>
          </w:p>
        </w:tc>
      </w:tr>
      <w:tr w:rsidR="00597284" w:rsidRPr="00597284" w14:paraId="7D3A63D5" w14:textId="77777777" w:rsidTr="00FC0AD4">
        <w:trPr>
          <w:jc w:val="center"/>
        </w:trPr>
        <w:tc>
          <w:tcPr>
            <w:tcW w:w="701" w:type="dxa"/>
          </w:tcPr>
          <w:p w14:paraId="48F8965C" w14:textId="77777777" w:rsidR="00790C92" w:rsidRPr="00597284" w:rsidRDefault="00790C92" w:rsidP="00790C92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525" w:type="dxa"/>
          </w:tcPr>
          <w:p w14:paraId="03AD18CC" w14:textId="77777777" w:rsidR="00790C92" w:rsidRPr="00597284" w:rsidRDefault="00790C92" w:rsidP="00790C92">
            <w:pPr>
              <w:rPr>
                <w:color w:val="FF0000"/>
              </w:rPr>
            </w:pPr>
            <w:r w:rsidRPr="00597284">
              <w:rPr>
                <w:color w:val="FF0000"/>
              </w:rPr>
              <w:t>espera_100ms</w:t>
            </w:r>
          </w:p>
        </w:tc>
        <w:tc>
          <w:tcPr>
            <w:tcW w:w="3222" w:type="dxa"/>
          </w:tcPr>
          <w:p w14:paraId="229D07A1" w14:textId="77777777" w:rsidR="00790C92" w:rsidRPr="00597284" w:rsidRDefault="00790C92" w:rsidP="00790C92">
            <w:pPr>
              <w:rPr>
                <w:color w:val="FF0000"/>
              </w:rPr>
            </w:pPr>
            <w:r w:rsidRPr="00597284">
              <w:rPr>
                <w:color w:val="FF0000"/>
              </w:rPr>
              <w:t>(word dur)</w:t>
            </w:r>
          </w:p>
        </w:tc>
      </w:tr>
      <w:tr w:rsidR="00597284" w:rsidRPr="00597284" w14:paraId="78AE505F" w14:textId="77777777" w:rsidTr="00FC0AD4">
        <w:trPr>
          <w:jc w:val="center"/>
        </w:trPr>
        <w:tc>
          <w:tcPr>
            <w:tcW w:w="701" w:type="dxa"/>
          </w:tcPr>
          <w:p w14:paraId="4414D2FF" w14:textId="77777777" w:rsidR="00790C92" w:rsidRPr="00597284" w:rsidRDefault="00790C92" w:rsidP="00790C92">
            <w:pPr>
              <w:rPr>
                <w:color w:val="FF0000"/>
              </w:rPr>
            </w:pPr>
          </w:p>
        </w:tc>
        <w:tc>
          <w:tcPr>
            <w:tcW w:w="1525" w:type="dxa"/>
          </w:tcPr>
          <w:p w14:paraId="6DEF5AC6" w14:textId="77777777" w:rsidR="00790C92" w:rsidRPr="00597284" w:rsidRDefault="00790C92" w:rsidP="00790C92">
            <w:pPr>
              <w:rPr>
                <w:color w:val="FF0000"/>
              </w:rPr>
            </w:pPr>
            <w:r w:rsidRPr="00597284">
              <w:rPr>
                <w:color w:val="FF0000"/>
              </w:rPr>
              <w:t>ISR</w:t>
            </w:r>
          </w:p>
        </w:tc>
        <w:tc>
          <w:tcPr>
            <w:tcW w:w="3222" w:type="dxa"/>
          </w:tcPr>
          <w:p w14:paraId="127A4B7A" w14:textId="77777777" w:rsidR="00790C92" w:rsidRPr="00597284" w:rsidRDefault="00790C92" w:rsidP="00790C92">
            <w:pPr>
              <w:rPr>
                <w:color w:val="FF0000"/>
              </w:rPr>
            </w:pPr>
            <w:r w:rsidRPr="00597284">
              <w:rPr>
                <w:color w:val="FF0000"/>
              </w:rPr>
              <w:t>(TIMER1_OVF_vect)</w:t>
            </w:r>
          </w:p>
        </w:tc>
      </w:tr>
      <w:tr w:rsidR="00597284" w:rsidRPr="00597284" w14:paraId="7139814B" w14:textId="77777777" w:rsidTr="00FC0AD4">
        <w:trPr>
          <w:jc w:val="center"/>
        </w:trPr>
        <w:tc>
          <w:tcPr>
            <w:tcW w:w="701" w:type="dxa"/>
          </w:tcPr>
          <w:p w14:paraId="524E5089" w14:textId="77777777" w:rsidR="00790C92" w:rsidRPr="00597284" w:rsidRDefault="00790C92" w:rsidP="00790C92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525" w:type="dxa"/>
          </w:tcPr>
          <w:p w14:paraId="217473B5" w14:textId="77777777" w:rsidR="00790C92" w:rsidRPr="00597284" w:rsidRDefault="00790C92" w:rsidP="00790C92">
            <w:pPr>
              <w:rPr>
                <w:color w:val="FF0000"/>
              </w:rPr>
            </w:pPr>
            <w:r w:rsidRPr="00597284">
              <w:rPr>
                <w:color w:val="FF0000"/>
              </w:rPr>
              <w:t>t1_config</w:t>
            </w:r>
          </w:p>
        </w:tc>
        <w:tc>
          <w:tcPr>
            <w:tcW w:w="3222" w:type="dxa"/>
          </w:tcPr>
          <w:p w14:paraId="0B87BBBA" w14:textId="77777777" w:rsidR="00790C92" w:rsidRPr="00597284" w:rsidRDefault="00790C92" w:rsidP="00790C92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790C92" w:rsidRPr="00597284" w14:paraId="58D1E4CE" w14:textId="77777777" w:rsidTr="00FC0AD4">
        <w:trPr>
          <w:jc w:val="center"/>
        </w:trPr>
        <w:tc>
          <w:tcPr>
            <w:tcW w:w="701" w:type="dxa"/>
          </w:tcPr>
          <w:p w14:paraId="46221953" w14:textId="77777777" w:rsidR="00790C92" w:rsidRPr="00597284" w:rsidRDefault="00790C92" w:rsidP="00790C92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1525" w:type="dxa"/>
          </w:tcPr>
          <w:p w14:paraId="25326164" w14:textId="77777777" w:rsidR="00790C92" w:rsidRPr="00597284" w:rsidRDefault="00790C92" w:rsidP="00790C92">
            <w:pPr>
              <w:rPr>
                <w:color w:val="FF0000"/>
              </w:rPr>
            </w:pPr>
            <w:r w:rsidRPr="00597284">
              <w:rPr>
                <w:color w:val="FF0000"/>
              </w:rPr>
              <w:t>clk_1MHz</w:t>
            </w:r>
          </w:p>
        </w:tc>
        <w:tc>
          <w:tcPr>
            <w:tcW w:w="3222" w:type="dxa"/>
          </w:tcPr>
          <w:p w14:paraId="18CF03CF" w14:textId="77777777" w:rsidR="00790C92" w:rsidRPr="00597284" w:rsidRDefault="00790C92" w:rsidP="00790C92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</w:tbl>
    <w:p w14:paraId="07438D0E" w14:textId="23719B71" w:rsidR="00790C92" w:rsidRPr="00597284" w:rsidRDefault="00790C92" w:rsidP="00790C92">
      <w:pPr>
        <w:spacing w:after="0"/>
        <w:rPr>
          <w:color w:val="FF0000"/>
        </w:rPr>
      </w:pPr>
    </w:p>
    <w:p w14:paraId="36C8B4BA" w14:textId="1593137C" w:rsidR="00C01EA1" w:rsidRPr="00597284" w:rsidRDefault="00C01EA1" w:rsidP="00C01EA1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word </w:t>
      </w:r>
      <w:r w:rsidRPr="00597284">
        <w:rPr>
          <w:b/>
          <w:bCs/>
          <w:color w:val="FF0000"/>
          <w:lang w:val="en-US"/>
        </w:rPr>
        <w:t>ds_temp_3</w:t>
      </w:r>
      <w:r w:rsidRPr="00597284">
        <w:rPr>
          <w:color w:val="FF0000"/>
          <w:lang w:val="en-US"/>
        </w:rPr>
        <w:t xml:space="preserve"> (void)</w:t>
      </w:r>
    </w:p>
    <w:p w14:paraId="39CE11B8" w14:textId="5DE92987" w:rsidR="00C01EA1" w:rsidRPr="00597284" w:rsidRDefault="00C01EA1" w:rsidP="00C01EA1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Faz três leituras de temperatura do DS18B20, espaçadas por 1 segundo. Ordena as medidas e retorna a central. O total é de 4 leituras porque inicia com um leitura dummy do DS18B20 e depois faz a 3 leituras cujos resultados serão usados.</w:t>
      </w:r>
    </w:p>
    <w:p w14:paraId="586506F4" w14:textId="77777777" w:rsidR="00C01EA1" w:rsidRPr="00597284" w:rsidRDefault="00C01EA1" w:rsidP="00790C92">
      <w:pPr>
        <w:spacing w:after="0"/>
        <w:rPr>
          <w:color w:val="FF0000"/>
        </w:rPr>
      </w:pPr>
    </w:p>
    <w:p w14:paraId="6B42E4E2" w14:textId="19DD1CB8" w:rsidR="00986EAB" w:rsidRPr="00597284" w:rsidRDefault="00986EAB" w:rsidP="00986EAB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word </w:t>
      </w:r>
      <w:r w:rsidRPr="00597284">
        <w:rPr>
          <w:b/>
          <w:bCs/>
          <w:color w:val="FF0000"/>
          <w:lang w:val="en-US"/>
        </w:rPr>
        <w:t>ds_temp</w:t>
      </w:r>
      <w:r w:rsidRPr="00597284">
        <w:rPr>
          <w:color w:val="FF0000"/>
          <w:lang w:val="en-US"/>
        </w:rPr>
        <w:t xml:space="preserve"> (void)</w:t>
      </w:r>
    </w:p>
    <w:p w14:paraId="503D10C3" w14:textId="5B29268E" w:rsidR="00986EAB" w:rsidRPr="00597284" w:rsidRDefault="00986EAB" w:rsidP="00986EA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em décimos de graus a temperatura lida pelo DS18B20.</w:t>
      </w:r>
    </w:p>
    <w:p w14:paraId="54B90C1F" w14:textId="49CD57FF" w:rsidR="00582BD0" w:rsidRPr="00597284" w:rsidRDefault="00582BD0" w:rsidP="00986EAB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Já dispara conversão para a próxima leitura. Uma conversão demora 0,75 seg.</w:t>
      </w:r>
    </w:p>
    <w:p w14:paraId="5B9CD338" w14:textId="2A600135" w:rsidR="00986EAB" w:rsidRPr="00597284" w:rsidRDefault="00986EAB" w:rsidP="00790C92">
      <w:pPr>
        <w:spacing w:after="0"/>
        <w:rPr>
          <w:color w:val="FF0000"/>
        </w:rPr>
      </w:pPr>
    </w:p>
    <w:p w14:paraId="401B1D61" w14:textId="77777777" w:rsidR="00986EAB" w:rsidRPr="00597284" w:rsidRDefault="00986EAB" w:rsidP="00790C92">
      <w:pPr>
        <w:spacing w:after="0"/>
        <w:rPr>
          <w:color w:val="FF0000"/>
        </w:rPr>
      </w:pPr>
    </w:p>
    <w:p w14:paraId="4586F9DF" w14:textId="77777777" w:rsidR="00790C92" w:rsidRPr="00597284" w:rsidRDefault="00790C92" w:rsidP="00790C92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espera_100ms</w:t>
      </w:r>
      <w:r w:rsidRPr="00597284">
        <w:rPr>
          <w:color w:val="FF0000"/>
          <w:lang w:val="en-US"/>
        </w:rPr>
        <w:t xml:space="preserve"> (word dur)</w:t>
      </w:r>
    </w:p>
    <w:p w14:paraId="662CCB28" w14:textId="77777777" w:rsidR="00790C92" w:rsidRPr="00597284" w:rsidRDefault="00790C92" w:rsidP="00790C9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Esperar “dur”*100ms. Tem a imprecisão de +/- 100 ms.</w:t>
      </w:r>
    </w:p>
    <w:p w14:paraId="1993487B" w14:textId="77777777" w:rsidR="00790C92" w:rsidRPr="00597284" w:rsidRDefault="00790C92" w:rsidP="00790C92">
      <w:pPr>
        <w:spacing w:after="0"/>
        <w:rPr>
          <w:color w:val="FF0000"/>
        </w:rPr>
      </w:pPr>
    </w:p>
    <w:p w14:paraId="425047E9" w14:textId="77777777" w:rsidR="00790C92" w:rsidRPr="00597284" w:rsidRDefault="00790C92" w:rsidP="00790C92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t1_config</w:t>
      </w:r>
      <w:r w:rsidRPr="00597284">
        <w:rPr>
          <w:color w:val="FF0000"/>
          <w:lang w:val="en-US"/>
        </w:rPr>
        <w:t xml:space="preserve"> (void)</w:t>
      </w:r>
    </w:p>
    <w:p w14:paraId="1CE39C73" w14:textId="77777777" w:rsidR="00790C92" w:rsidRPr="00597284" w:rsidRDefault="00790C92" w:rsidP="00790C9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Configurar Timer 1, CLK = 1 MHz, Fast PWM e modo invertido.</w:t>
      </w:r>
    </w:p>
    <w:p w14:paraId="62F5A358" w14:textId="77777777" w:rsidR="00790C92" w:rsidRPr="00597284" w:rsidRDefault="00790C92" w:rsidP="00790C9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Preparado para contagens de 20 ms.</w:t>
      </w:r>
    </w:p>
    <w:p w14:paraId="04885052" w14:textId="77777777" w:rsidR="00790C92" w:rsidRPr="00597284" w:rsidRDefault="00790C92" w:rsidP="00790C92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Fast PWM para acionar os leds.</w:t>
      </w:r>
    </w:p>
    <w:p w14:paraId="7C7E1C19" w14:textId="4136C552" w:rsidR="00790C92" w:rsidRPr="00597284" w:rsidRDefault="00790C92" w:rsidP="00790C92">
      <w:pPr>
        <w:spacing w:after="0"/>
        <w:rPr>
          <w:color w:val="FF0000"/>
        </w:rPr>
      </w:pPr>
    </w:p>
    <w:p w14:paraId="3F411FC3" w14:textId="76A39EA3" w:rsidR="00AD09BF" w:rsidRPr="00597284" w:rsidRDefault="00AD09BF" w:rsidP="00AD09BF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>ISR: TIMER1_OVF_vect</w:t>
      </w:r>
    </w:p>
    <w:p w14:paraId="7E09C2B4" w14:textId="6060AD89" w:rsidR="00AD09BF" w:rsidRPr="00597284" w:rsidRDefault="00AD09BF" w:rsidP="00AD09BF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Ocorre a cada 20 mseg. Duração típica de 100 microseg.</w:t>
      </w:r>
    </w:p>
    <w:p w14:paraId="77EE54C1" w14:textId="5FE8915B" w:rsidR="00AD09BF" w:rsidRPr="00597284" w:rsidRDefault="00AD09BF" w:rsidP="00AD09BF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Poucas vezes chega a 500 micro seg.</w:t>
      </w:r>
    </w:p>
    <w:p w14:paraId="781D3177" w14:textId="77777777" w:rsidR="00AD09BF" w:rsidRPr="00597284" w:rsidRDefault="00AD09BF" w:rsidP="00AD09BF">
      <w:pPr>
        <w:rPr>
          <w:color w:val="FF0000"/>
        </w:rPr>
      </w:pPr>
    </w:p>
    <w:p w14:paraId="6D3CB9DF" w14:textId="77777777" w:rsidR="00AD09BF" w:rsidRPr="00597284" w:rsidRDefault="00AD09BF" w:rsidP="00790C92">
      <w:pPr>
        <w:spacing w:after="0"/>
        <w:rPr>
          <w:color w:val="FF0000"/>
        </w:rPr>
      </w:pPr>
    </w:p>
    <w:p w14:paraId="457A1246" w14:textId="0791EA79" w:rsidR="00790C92" w:rsidRPr="00597284" w:rsidRDefault="00790C92" w:rsidP="00790C92">
      <w:pPr>
        <w:spacing w:after="0"/>
        <w:rPr>
          <w:b/>
          <w:bCs/>
          <w:color w:val="FF0000"/>
        </w:rPr>
      </w:pPr>
      <w:r w:rsidRPr="00597284">
        <w:rPr>
          <w:b/>
          <w:bCs/>
          <w:color w:val="FF0000"/>
        </w:rPr>
        <w:t>Configuração do Timer 2 com  clock de 1 MHz</w:t>
      </w:r>
    </w:p>
    <w:p w14:paraId="771BEC81" w14:textId="77777777" w:rsidR="00790C92" w:rsidRPr="00597284" w:rsidRDefault="00790C92" w:rsidP="00790C92">
      <w:pPr>
        <w:spacing w:after="0"/>
        <w:rPr>
          <w:color w:val="FF0000"/>
        </w:rPr>
      </w:pPr>
      <w:r w:rsidRPr="00597284">
        <w:rPr>
          <w:color w:val="FF0000"/>
        </w:rPr>
        <w:t xml:space="preserve">CLK = 1 MHz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1.000.000 x 0,02 = 20.000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ICR1 = 20.000-1 = 19.999</w:t>
      </w:r>
    </w:p>
    <w:p w14:paraId="054D1258" w14:textId="77777777" w:rsidR="00790C92" w:rsidRPr="00597284" w:rsidRDefault="00790C92" w:rsidP="00790C92">
      <w:pPr>
        <w:spacing w:after="0"/>
        <w:rPr>
          <w:rFonts w:ascii="Courier New" w:hAnsi="Courier New" w:cs="Courier New"/>
          <w:color w:val="FF0000"/>
        </w:rPr>
      </w:pPr>
      <w:r w:rsidRPr="00597284">
        <w:rPr>
          <w:rFonts w:ascii="Courier New" w:hAnsi="Courier New" w:cs="Courier New"/>
          <w:color w:val="FF0000"/>
        </w:rPr>
        <w:t>#define TIMER1_20ms 19999</w:t>
      </w:r>
    </w:p>
    <w:p w14:paraId="78C568A5" w14:textId="0D50A1EE" w:rsidR="00790C92" w:rsidRPr="00597284" w:rsidRDefault="00790C92" w:rsidP="00790C92">
      <w:pPr>
        <w:spacing w:after="120"/>
        <w:jc w:val="center"/>
        <w:rPr>
          <w:rFonts w:ascii="Arial" w:hAnsi="Arial" w:cs="Arial"/>
          <w:color w:val="FF0000"/>
        </w:rPr>
      </w:pPr>
    </w:p>
    <w:p w14:paraId="6F42142A" w14:textId="1D9AE848" w:rsidR="00790C92" w:rsidRPr="00597284" w:rsidRDefault="00790C92" w:rsidP="00790C92">
      <w:pPr>
        <w:spacing w:after="120"/>
        <w:jc w:val="center"/>
        <w:rPr>
          <w:rFonts w:ascii="Arial" w:hAnsi="Arial" w:cs="Arial"/>
          <w:color w:val="FF0000"/>
        </w:rPr>
      </w:pPr>
      <w:r w:rsidRPr="00597284">
        <w:rPr>
          <w:rFonts w:ascii="Arial" w:hAnsi="Arial" w:cs="Arial"/>
          <w:color w:val="FF0000"/>
        </w:rPr>
        <w:t>Gabarito para configurar os registradores do TC2</w:t>
      </w:r>
      <w:r w:rsidR="00F106AD" w:rsidRPr="00597284">
        <w:rPr>
          <w:rFonts w:ascii="Arial" w:hAnsi="Arial" w:cs="Arial"/>
          <w:color w:val="FF0000"/>
        </w:rPr>
        <w:t>, Modo Normal</w:t>
      </w:r>
    </w:p>
    <w:tbl>
      <w:tblPr>
        <w:tblStyle w:val="Tabelacomgrade"/>
        <w:tblW w:w="9650" w:type="dxa"/>
        <w:jc w:val="center"/>
        <w:tblLook w:val="04A0" w:firstRow="1" w:lastRow="0" w:firstColumn="1" w:lastColumn="0" w:noHBand="0" w:noVBand="1"/>
      </w:tblPr>
      <w:tblGrid>
        <w:gridCol w:w="1028"/>
        <w:gridCol w:w="1039"/>
        <w:gridCol w:w="1039"/>
        <w:gridCol w:w="1039"/>
        <w:gridCol w:w="1039"/>
        <w:gridCol w:w="1104"/>
        <w:gridCol w:w="1105"/>
        <w:gridCol w:w="1074"/>
        <w:gridCol w:w="1183"/>
      </w:tblGrid>
      <w:tr w:rsidR="00597284" w:rsidRPr="00597284" w14:paraId="38165E6F" w14:textId="77777777" w:rsidTr="00790C92">
        <w:trPr>
          <w:jc w:val="center"/>
        </w:trPr>
        <w:tc>
          <w:tcPr>
            <w:tcW w:w="102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50C9168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039" w:type="dxa"/>
            <w:tcBorders>
              <w:bottom w:val="single" w:sz="4" w:space="0" w:color="auto"/>
            </w:tcBorders>
            <w:vAlign w:val="center"/>
          </w:tcPr>
          <w:p w14:paraId="5E333040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7</w:t>
            </w:r>
          </w:p>
        </w:tc>
        <w:tc>
          <w:tcPr>
            <w:tcW w:w="1039" w:type="dxa"/>
            <w:tcBorders>
              <w:bottom w:val="single" w:sz="4" w:space="0" w:color="auto"/>
            </w:tcBorders>
            <w:vAlign w:val="center"/>
          </w:tcPr>
          <w:p w14:paraId="6CCEEF8C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6</w:t>
            </w:r>
          </w:p>
        </w:tc>
        <w:tc>
          <w:tcPr>
            <w:tcW w:w="1039" w:type="dxa"/>
            <w:tcBorders>
              <w:bottom w:val="single" w:sz="4" w:space="0" w:color="auto"/>
            </w:tcBorders>
            <w:vAlign w:val="center"/>
          </w:tcPr>
          <w:p w14:paraId="59C8C811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5</w:t>
            </w:r>
          </w:p>
        </w:tc>
        <w:tc>
          <w:tcPr>
            <w:tcW w:w="1039" w:type="dxa"/>
            <w:tcBorders>
              <w:bottom w:val="single" w:sz="4" w:space="0" w:color="auto"/>
            </w:tcBorders>
            <w:vAlign w:val="center"/>
          </w:tcPr>
          <w:p w14:paraId="06B017E9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4</w:t>
            </w:r>
          </w:p>
        </w:tc>
        <w:tc>
          <w:tcPr>
            <w:tcW w:w="1104" w:type="dxa"/>
            <w:tcBorders>
              <w:bottom w:val="single" w:sz="4" w:space="0" w:color="auto"/>
            </w:tcBorders>
            <w:vAlign w:val="center"/>
          </w:tcPr>
          <w:p w14:paraId="2C91F00E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3</w:t>
            </w:r>
          </w:p>
        </w:tc>
        <w:tc>
          <w:tcPr>
            <w:tcW w:w="1105" w:type="dxa"/>
            <w:tcBorders>
              <w:bottom w:val="single" w:sz="4" w:space="0" w:color="auto"/>
            </w:tcBorders>
            <w:vAlign w:val="center"/>
          </w:tcPr>
          <w:p w14:paraId="75B31B94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2</w:t>
            </w:r>
          </w:p>
        </w:tc>
        <w:tc>
          <w:tcPr>
            <w:tcW w:w="1074" w:type="dxa"/>
            <w:tcBorders>
              <w:bottom w:val="single" w:sz="4" w:space="0" w:color="auto"/>
            </w:tcBorders>
            <w:vAlign w:val="center"/>
          </w:tcPr>
          <w:p w14:paraId="7335FC71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1183" w:type="dxa"/>
            <w:tcBorders>
              <w:bottom w:val="single" w:sz="4" w:space="0" w:color="auto"/>
            </w:tcBorders>
            <w:vAlign w:val="center"/>
          </w:tcPr>
          <w:p w14:paraId="792268AB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</w:tr>
      <w:tr w:rsidR="00597284" w:rsidRPr="00597284" w14:paraId="485441EF" w14:textId="77777777" w:rsidTr="00790C92">
        <w:trPr>
          <w:jc w:val="center"/>
        </w:trPr>
        <w:tc>
          <w:tcPr>
            <w:tcW w:w="1028" w:type="dxa"/>
            <w:vMerge w:val="restart"/>
            <w:shd w:val="clear" w:color="auto" w:fill="auto"/>
            <w:vAlign w:val="center"/>
          </w:tcPr>
          <w:p w14:paraId="4D319AF8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lastRenderedPageBreak/>
              <w:t>TCCR2A</w:t>
            </w:r>
          </w:p>
        </w:tc>
        <w:tc>
          <w:tcPr>
            <w:tcW w:w="1039" w:type="dxa"/>
            <w:shd w:val="clear" w:color="auto" w:fill="D9D9D9" w:themeFill="background1" w:themeFillShade="D9"/>
            <w:vAlign w:val="center"/>
          </w:tcPr>
          <w:p w14:paraId="03130359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COM2A1</w:t>
            </w:r>
          </w:p>
        </w:tc>
        <w:tc>
          <w:tcPr>
            <w:tcW w:w="1039" w:type="dxa"/>
            <w:shd w:val="clear" w:color="auto" w:fill="D9D9D9" w:themeFill="background1" w:themeFillShade="D9"/>
            <w:vAlign w:val="center"/>
          </w:tcPr>
          <w:p w14:paraId="0B742C5A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COM2A0</w:t>
            </w:r>
          </w:p>
        </w:tc>
        <w:tc>
          <w:tcPr>
            <w:tcW w:w="1039" w:type="dxa"/>
            <w:shd w:val="clear" w:color="auto" w:fill="D9D9D9" w:themeFill="background1" w:themeFillShade="D9"/>
            <w:vAlign w:val="center"/>
          </w:tcPr>
          <w:p w14:paraId="02D622F6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COM2B1</w:t>
            </w:r>
          </w:p>
        </w:tc>
        <w:tc>
          <w:tcPr>
            <w:tcW w:w="1039" w:type="dxa"/>
            <w:shd w:val="clear" w:color="auto" w:fill="D9D9D9" w:themeFill="background1" w:themeFillShade="D9"/>
            <w:vAlign w:val="center"/>
          </w:tcPr>
          <w:p w14:paraId="6C07EC8E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COM2B0</w:t>
            </w:r>
          </w:p>
        </w:tc>
        <w:tc>
          <w:tcPr>
            <w:tcW w:w="1104" w:type="dxa"/>
            <w:shd w:val="clear" w:color="auto" w:fill="D9D9D9" w:themeFill="background1" w:themeFillShade="D9"/>
            <w:vAlign w:val="center"/>
          </w:tcPr>
          <w:p w14:paraId="070AF330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105" w:type="dxa"/>
            <w:shd w:val="clear" w:color="auto" w:fill="D9D9D9" w:themeFill="background1" w:themeFillShade="D9"/>
            <w:vAlign w:val="center"/>
          </w:tcPr>
          <w:p w14:paraId="4A2035CE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074" w:type="dxa"/>
            <w:shd w:val="clear" w:color="auto" w:fill="D9D9D9" w:themeFill="background1" w:themeFillShade="D9"/>
            <w:vAlign w:val="center"/>
          </w:tcPr>
          <w:p w14:paraId="50BCF09C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WGM21</w:t>
            </w:r>
          </w:p>
        </w:tc>
        <w:tc>
          <w:tcPr>
            <w:tcW w:w="1183" w:type="dxa"/>
            <w:shd w:val="clear" w:color="auto" w:fill="D9D9D9" w:themeFill="background1" w:themeFillShade="D9"/>
            <w:vAlign w:val="center"/>
          </w:tcPr>
          <w:p w14:paraId="7B67632A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WGM20</w:t>
            </w:r>
          </w:p>
        </w:tc>
      </w:tr>
      <w:tr w:rsidR="00597284" w:rsidRPr="00597284" w14:paraId="4691F790" w14:textId="77777777" w:rsidTr="00790C92">
        <w:trPr>
          <w:jc w:val="center"/>
        </w:trPr>
        <w:tc>
          <w:tcPr>
            <w:tcW w:w="1028" w:type="dxa"/>
            <w:vMerge/>
            <w:shd w:val="clear" w:color="auto" w:fill="auto"/>
            <w:vAlign w:val="center"/>
          </w:tcPr>
          <w:p w14:paraId="63725B71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039" w:type="dxa"/>
            <w:tcBorders>
              <w:bottom w:val="single" w:sz="4" w:space="0" w:color="auto"/>
            </w:tcBorders>
            <w:vAlign w:val="center"/>
          </w:tcPr>
          <w:p w14:paraId="352AF44A" w14:textId="31C51265" w:rsidR="00790C92" w:rsidRPr="00597284" w:rsidRDefault="00F106AD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39" w:type="dxa"/>
            <w:tcBorders>
              <w:bottom w:val="single" w:sz="4" w:space="0" w:color="auto"/>
            </w:tcBorders>
            <w:vAlign w:val="center"/>
          </w:tcPr>
          <w:p w14:paraId="4BEA867C" w14:textId="705F730C" w:rsidR="00790C92" w:rsidRPr="00597284" w:rsidRDefault="00F106AD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39" w:type="dxa"/>
            <w:tcBorders>
              <w:bottom w:val="single" w:sz="4" w:space="0" w:color="auto"/>
            </w:tcBorders>
            <w:vAlign w:val="center"/>
          </w:tcPr>
          <w:p w14:paraId="7F362772" w14:textId="18CD82B5" w:rsidR="00790C92" w:rsidRPr="00597284" w:rsidRDefault="00F106AD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39" w:type="dxa"/>
            <w:tcBorders>
              <w:bottom w:val="single" w:sz="4" w:space="0" w:color="auto"/>
            </w:tcBorders>
            <w:vAlign w:val="center"/>
          </w:tcPr>
          <w:p w14:paraId="5B944FE6" w14:textId="1F1C0A3C" w:rsidR="00790C92" w:rsidRPr="00597284" w:rsidRDefault="00F106AD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104" w:type="dxa"/>
            <w:tcBorders>
              <w:bottom w:val="single" w:sz="4" w:space="0" w:color="auto"/>
            </w:tcBorders>
            <w:vAlign w:val="center"/>
          </w:tcPr>
          <w:p w14:paraId="63CA24C3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105" w:type="dxa"/>
            <w:tcBorders>
              <w:bottom w:val="single" w:sz="4" w:space="0" w:color="auto"/>
            </w:tcBorders>
            <w:vAlign w:val="center"/>
          </w:tcPr>
          <w:p w14:paraId="5CF1307E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074" w:type="dxa"/>
            <w:tcBorders>
              <w:bottom w:val="single" w:sz="4" w:space="0" w:color="auto"/>
            </w:tcBorders>
            <w:vAlign w:val="center"/>
          </w:tcPr>
          <w:p w14:paraId="2BDE41F1" w14:textId="25684F67" w:rsidR="00790C92" w:rsidRPr="00597284" w:rsidRDefault="00F106AD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183" w:type="dxa"/>
            <w:tcBorders>
              <w:bottom w:val="single" w:sz="4" w:space="0" w:color="auto"/>
            </w:tcBorders>
            <w:vAlign w:val="center"/>
          </w:tcPr>
          <w:p w14:paraId="0894912C" w14:textId="5ACDD4C4" w:rsidR="00790C92" w:rsidRPr="00597284" w:rsidRDefault="00F106AD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</w:tr>
      <w:tr w:rsidR="00597284" w:rsidRPr="00597284" w14:paraId="275EF29E" w14:textId="77777777" w:rsidTr="00790C92">
        <w:trPr>
          <w:jc w:val="center"/>
        </w:trPr>
        <w:tc>
          <w:tcPr>
            <w:tcW w:w="1028" w:type="dxa"/>
            <w:vMerge w:val="restart"/>
            <w:shd w:val="clear" w:color="auto" w:fill="auto"/>
            <w:vAlign w:val="center"/>
          </w:tcPr>
          <w:p w14:paraId="68D31A17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TCCR2B</w:t>
            </w:r>
          </w:p>
        </w:tc>
        <w:tc>
          <w:tcPr>
            <w:tcW w:w="1039" w:type="dxa"/>
            <w:shd w:val="clear" w:color="auto" w:fill="D9D9D9" w:themeFill="background1" w:themeFillShade="D9"/>
            <w:vAlign w:val="center"/>
          </w:tcPr>
          <w:p w14:paraId="059CC8D7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FOC2A</w:t>
            </w:r>
          </w:p>
        </w:tc>
        <w:tc>
          <w:tcPr>
            <w:tcW w:w="1039" w:type="dxa"/>
            <w:shd w:val="clear" w:color="auto" w:fill="D9D9D9" w:themeFill="background1" w:themeFillShade="D9"/>
            <w:vAlign w:val="center"/>
          </w:tcPr>
          <w:p w14:paraId="6AD18378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FOC2B</w:t>
            </w:r>
          </w:p>
        </w:tc>
        <w:tc>
          <w:tcPr>
            <w:tcW w:w="1039" w:type="dxa"/>
            <w:shd w:val="clear" w:color="auto" w:fill="D9D9D9" w:themeFill="background1" w:themeFillShade="D9"/>
            <w:vAlign w:val="center"/>
          </w:tcPr>
          <w:p w14:paraId="02AD889C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039" w:type="dxa"/>
            <w:shd w:val="clear" w:color="auto" w:fill="D9D9D9" w:themeFill="background1" w:themeFillShade="D9"/>
            <w:vAlign w:val="center"/>
          </w:tcPr>
          <w:p w14:paraId="565E7F72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104" w:type="dxa"/>
            <w:shd w:val="clear" w:color="auto" w:fill="D9D9D9" w:themeFill="background1" w:themeFillShade="D9"/>
            <w:vAlign w:val="center"/>
          </w:tcPr>
          <w:p w14:paraId="024C09CB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WGM22</w:t>
            </w:r>
          </w:p>
        </w:tc>
        <w:tc>
          <w:tcPr>
            <w:tcW w:w="1105" w:type="dxa"/>
            <w:shd w:val="clear" w:color="auto" w:fill="D9D9D9" w:themeFill="background1" w:themeFillShade="D9"/>
            <w:vAlign w:val="center"/>
          </w:tcPr>
          <w:p w14:paraId="3A205EE7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CS22</w:t>
            </w:r>
          </w:p>
        </w:tc>
        <w:tc>
          <w:tcPr>
            <w:tcW w:w="1074" w:type="dxa"/>
            <w:shd w:val="clear" w:color="auto" w:fill="D9D9D9" w:themeFill="background1" w:themeFillShade="D9"/>
            <w:vAlign w:val="center"/>
          </w:tcPr>
          <w:p w14:paraId="06E59991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CS21</w:t>
            </w:r>
          </w:p>
        </w:tc>
        <w:tc>
          <w:tcPr>
            <w:tcW w:w="1183" w:type="dxa"/>
            <w:shd w:val="clear" w:color="auto" w:fill="D9D9D9" w:themeFill="background1" w:themeFillShade="D9"/>
            <w:vAlign w:val="center"/>
          </w:tcPr>
          <w:p w14:paraId="31410B65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CS20</w:t>
            </w:r>
          </w:p>
        </w:tc>
      </w:tr>
      <w:tr w:rsidR="00597284" w:rsidRPr="00597284" w14:paraId="5132C8CF" w14:textId="77777777" w:rsidTr="00790C92">
        <w:trPr>
          <w:jc w:val="center"/>
        </w:trPr>
        <w:tc>
          <w:tcPr>
            <w:tcW w:w="1028" w:type="dxa"/>
            <w:vMerge/>
            <w:shd w:val="clear" w:color="auto" w:fill="auto"/>
            <w:vAlign w:val="center"/>
          </w:tcPr>
          <w:p w14:paraId="008E5179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039" w:type="dxa"/>
            <w:tcBorders>
              <w:bottom w:val="single" w:sz="4" w:space="0" w:color="auto"/>
            </w:tcBorders>
            <w:vAlign w:val="center"/>
          </w:tcPr>
          <w:p w14:paraId="6ED839AA" w14:textId="11C16748" w:rsidR="00790C92" w:rsidRPr="00597284" w:rsidRDefault="00F106AD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39" w:type="dxa"/>
            <w:tcBorders>
              <w:bottom w:val="single" w:sz="4" w:space="0" w:color="auto"/>
            </w:tcBorders>
            <w:vAlign w:val="center"/>
          </w:tcPr>
          <w:p w14:paraId="78291D20" w14:textId="43A3F392" w:rsidR="00790C92" w:rsidRPr="00597284" w:rsidRDefault="00F106AD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39" w:type="dxa"/>
            <w:tcBorders>
              <w:bottom w:val="single" w:sz="4" w:space="0" w:color="auto"/>
            </w:tcBorders>
            <w:vAlign w:val="center"/>
          </w:tcPr>
          <w:p w14:paraId="5C4F4F6E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039" w:type="dxa"/>
            <w:tcBorders>
              <w:bottom w:val="single" w:sz="4" w:space="0" w:color="auto"/>
            </w:tcBorders>
            <w:vAlign w:val="center"/>
          </w:tcPr>
          <w:p w14:paraId="69A72412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104" w:type="dxa"/>
            <w:tcBorders>
              <w:bottom w:val="single" w:sz="4" w:space="0" w:color="auto"/>
            </w:tcBorders>
            <w:vAlign w:val="center"/>
          </w:tcPr>
          <w:p w14:paraId="4C1FC312" w14:textId="2DBAE0FC" w:rsidR="00790C92" w:rsidRPr="00597284" w:rsidRDefault="00F106AD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105" w:type="dxa"/>
            <w:tcBorders>
              <w:bottom w:val="single" w:sz="4" w:space="0" w:color="auto"/>
            </w:tcBorders>
            <w:vAlign w:val="center"/>
          </w:tcPr>
          <w:p w14:paraId="798B5F07" w14:textId="3CEDB275" w:rsidR="00790C92" w:rsidRPr="00597284" w:rsidRDefault="00F106AD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74" w:type="dxa"/>
            <w:tcBorders>
              <w:bottom w:val="single" w:sz="4" w:space="0" w:color="auto"/>
            </w:tcBorders>
            <w:vAlign w:val="center"/>
          </w:tcPr>
          <w:p w14:paraId="72C99969" w14:textId="05E3F81E" w:rsidR="00790C92" w:rsidRPr="00597284" w:rsidRDefault="00F106AD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183" w:type="dxa"/>
            <w:tcBorders>
              <w:bottom w:val="single" w:sz="4" w:space="0" w:color="auto"/>
            </w:tcBorders>
            <w:vAlign w:val="center"/>
          </w:tcPr>
          <w:p w14:paraId="3B0F3360" w14:textId="15B24090" w:rsidR="00790C92" w:rsidRPr="00597284" w:rsidRDefault="00F106AD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</w:tr>
      <w:tr w:rsidR="00597284" w:rsidRPr="00597284" w14:paraId="4987EA50" w14:textId="77777777" w:rsidTr="00790C92">
        <w:trPr>
          <w:jc w:val="center"/>
        </w:trPr>
        <w:tc>
          <w:tcPr>
            <w:tcW w:w="1028" w:type="dxa"/>
            <w:vMerge w:val="restart"/>
            <w:shd w:val="clear" w:color="auto" w:fill="auto"/>
            <w:vAlign w:val="center"/>
          </w:tcPr>
          <w:p w14:paraId="244E8C5C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TIMSK2</w:t>
            </w:r>
          </w:p>
        </w:tc>
        <w:tc>
          <w:tcPr>
            <w:tcW w:w="1039" w:type="dxa"/>
            <w:shd w:val="clear" w:color="auto" w:fill="D9D9D9" w:themeFill="background1" w:themeFillShade="D9"/>
            <w:vAlign w:val="center"/>
          </w:tcPr>
          <w:p w14:paraId="746B731F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039" w:type="dxa"/>
            <w:shd w:val="clear" w:color="auto" w:fill="D9D9D9" w:themeFill="background1" w:themeFillShade="D9"/>
            <w:vAlign w:val="center"/>
          </w:tcPr>
          <w:p w14:paraId="592C53F6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039" w:type="dxa"/>
            <w:shd w:val="clear" w:color="auto" w:fill="D9D9D9" w:themeFill="background1" w:themeFillShade="D9"/>
            <w:vAlign w:val="center"/>
          </w:tcPr>
          <w:p w14:paraId="149DED32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039" w:type="dxa"/>
            <w:shd w:val="clear" w:color="auto" w:fill="D9D9D9" w:themeFill="background1" w:themeFillShade="D9"/>
            <w:vAlign w:val="center"/>
          </w:tcPr>
          <w:p w14:paraId="09A14F10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104" w:type="dxa"/>
            <w:shd w:val="clear" w:color="auto" w:fill="D9D9D9" w:themeFill="background1" w:themeFillShade="D9"/>
            <w:vAlign w:val="center"/>
          </w:tcPr>
          <w:p w14:paraId="0C62DFA0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105" w:type="dxa"/>
            <w:shd w:val="clear" w:color="auto" w:fill="D9D9D9" w:themeFill="background1" w:themeFillShade="D9"/>
            <w:vAlign w:val="center"/>
          </w:tcPr>
          <w:p w14:paraId="4829A330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OCIE2B</w:t>
            </w:r>
          </w:p>
        </w:tc>
        <w:tc>
          <w:tcPr>
            <w:tcW w:w="1074" w:type="dxa"/>
            <w:shd w:val="clear" w:color="auto" w:fill="D9D9D9" w:themeFill="background1" w:themeFillShade="D9"/>
            <w:vAlign w:val="center"/>
          </w:tcPr>
          <w:p w14:paraId="00664CC5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OCIE2A</w:t>
            </w:r>
          </w:p>
        </w:tc>
        <w:tc>
          <w:tcPr>
            <w:tcW w:w="1183" w:type="dxa"/>
            <w:shd w:val="clear" w:color="auto" w:fill="D9D9D9" w:themeFill="background1" w:themeFillShade="D9"/>
            <w:vAlign w:val="center"/>
          </w:tcPr>
          <w:p w14:paraId="6F9BDD5B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TOIE2</w:t>
            </w:r>
          </w:p>
        </w:tc>
      </w:tr>
      <w:tr w:rsidR="00597284" w:rsidRPr="00597284" w14:paraId="485F6135" w14:textId="77777777" w:rsidTr="00790C92">
        <w:trPr>
          <w:jc w:val="center"/>
        </w:trPr>
        <w:tc>
          <w:tcPr>
            <w:tcW w:w="1028" w:type="dxa"/>
            <w:vMerge/>
            <w:shd w:val="clear" w:color="auto" w:fill="auto"/>
            <w:vAlign w:val="center"/>
          </w:tcPr>
          <w:p w14:paraId="7E34E9D5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039" w:type="dxa"/>
            <w:tcBorders>
              <w:bottom w:val="single" w:sz="4" w:space="0" w:color="auto"/>
            </w:tcBorders>
            <w:vAlign w:val="center"/>
          </w:tcPr>
          <w:p w14:paraId="4EFB8A5D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039" w:type="dxa"/>
            <w:tcBorders>
              <w:bottom w:val="single" w:sz="4" w:space="0" w:color="auto"/>
            </w:tcBorders>
            <w:vAlign w:val="center"/>
          </w:tcPr>
          <w:p w14:paraId="22F7E089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039" w:type="dxa"/>
            <w:tcBorders>
              <w:bottom w:val="single" w:sz="4" w:space="0" w:color="auto"/>
            </w:tcBorders>
            <w:vAlign w:val="center"/>
          </w:tcPr>
          <w:p w14:paraId="1A6DBDF1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039" w:type="dxa"/>
            <w:tcBorders>
              <w:bottom w:val="single" w:sz="4" w:space="0" w:color="auto"/>
            </w:tcBorders>
            <w:vAlign w:val="center"/>
          </w:tcPr>
          <w:p w14:paraId="7F1C75AD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104" w:type="dxa"/>
            <w:tcBorders>
              <w:bottom w:val="single" w:sz="4" w:space="0" w:color="auto"/>
            </w:tcBorders>
            <w:vAlign w:val="center"/>
          </w:tcPr>
          <w:p w14:paraId="01DB77B8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105" w:type="dxa"/>
            <w:tcBorders>
              <w:bottom w:val="single" w:sz="4" w:space="0" w:color="auto"/>
            </w:tcBorders>
            <w:vAlign w:val="center"/>
          </w:tcPr>
          <w:p w14:paraId="5B8C89B6" w14:textId="2B0220FF" w:rsidR="00790C92" w:rsidRPr="00597284" w:rsidRDefault="00F106AD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74" w:type="dxa"/>
            <w:tcBorders>
              <w:bottom w:val="single" w:sz="4" w:space="0" w:color="auto"/>
            </w:tcBorders>
            <w:vAlign w:val="center"/>
          </w:tcPr>
          <w:p w14:paraId="398BE9FB" w14:textId="0BB890B6" w:rsidR="00790C92" w:rsidRPr="00597284" w:rsidRDefault="00F106AD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183" w:type="dxa"/>
            <w:tcBorders>
              <w:bottom w:val="single" w:sz="4" w:space="0" w:color="auto"/>
            </w:tcBorders>
            <w:vAlign w:val="center"/>
          </w:tcPr>
          <w:p w14:paraId="479C0B04" w14:textId="429440D4" w:rsidR="00790C92" w:rsidRPr="00597284" w:rsidRDefault="00F106AD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</w:tr>
      <w:tr w:rsidR="00597284" w:rsidRPr="00597284" w14:paraId="35131733" w14:textId="77777777" w:rsidTr="00790C92">
        <w:trPr>
          <w:jc w:val="center"/>
        </w:trPr>
        <w:tc>
          <w:tcPr>
            <w:tcW w:w="1028" w:type="dxa"/>
            <w:vMerge w:val="restart"/>
            <w:shd w:val="clear" w:color="auto" w:fill="auto"/>
            <w:vAlign w:val="center"/>
          </w:tcPr>
          <w:p w14:paraId="0E211668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TIRF2</w:t>
            </w:r>
          </w:p>
        </w:tc>
        <w:tc>
          <w:tcPr>
            <w:tcW w:w="1039" w:type="dxa"/>
            <w:shd w:val="clear" w:color="auto" w:fill="D9D9D9" w:themeFill="background1" w:themeFillShade="D9"/>
            <w:vAlign w:val="center"/>
          </w:tcPr>
          <w:p w14:paraId="266559B1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039" w:type="dxa"/>
            <w:shd w:val="clear" w:color="auto" w:fill="D9D9D9" w:themeFill="background1" w:themeFillShade="D9"/>
            <w:vAlign w:val="center"/>
          </w:tcPr>
          <w:p w14:paraId="192EA0D6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039" w:type="dxa"/>
            <w:shd w:val="clear" w:color="auto" w:fill="D9D9D9" w:themeFill="background1" w:themeFillShade="D9"/>
            <w:vAlign w:val="center"/>
          </w:tcPr>
          <w:p w14:paraId="2CDCFACC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039" w:type="dxa"/>
            <w:shd w:val="clear" w:color="auto" w:fill="D9D9D9" w:themeFill="background1" w:themeFillShade="D9"/>
            <w:vAlign w:val="center"/>
          </w:tcPr>
          <w:p w14:paraId="348E41C5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104" w:type="dxa"/>
            <w:shd w:val="clear" w:color="auto" w:fill="D9D9D9" w:themeFill="background1" w:themeFillShade="D9"/>
            <w:vAlign w:val="center"/>
          </w:tcPr>
          <w:p w14:paraId="507DFE5A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105" w:type="dxa"/>
            <w:shd w:val="clear" w:color="auto" w:fill="D9D9D9" w:themeFill="background1" w:themeFillShade="D9"/>
            <w:vAlign w:val="center"/>
          </w:tcPr>
          <w:p w14:paraId="0C93B018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OCF2B</w:t>
            </w:r>
          </w:p>
        </w:tc>
        <w:tc>
          <w:tcPr>
            <w:tcW w:w="1074" w:type="dxa"/>
            <w:shd w:val="clear" w:color="auto" w:fill="D9D9D9" w:themeFill="background1" w:themeFillShade="D9"/>
            <w:vAlign w:val="center"/>
          </w:tcPr>
          <w:p w14:paraId="18D743B1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OCF2A</w:t>
            </w:r>
          </w:p>
        </w:tc>
        <w:tc>
          <w:tcPr>
            <w:tcW w:w="1183" w:type="dxa"/>
            <w:shd w:val="clear" w:color="auto" w:fill="D9D9D9" w:themeFill="background1" w:themeFillShade="D9"/>
            <w:vAlign w:val="center"/>
          </w:tcPr>
          <w:p w14:paraId="154C8EE8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TOV2</w:t>
            </w:r>
          </w:p>
        </w:tc>
      </w:tr>
      <w:tr w:rsidR="00597284" w:rsidRPr="00597284" w14:paraId="5BFBC40D" w14:textId="77777777" w:rsidTr="00790C92">
        <w:trPr>
          <w:jc w:val="center"/>
        </w:trPr>
        <w:tc>
          <w:tcPr>
            <w:tcW w:w="1028" w:type="dxa"/>
            <w:vMerge/>
            <w:shd w:val="clear" w:color="auto" w:fill="auto"/>
            <w:vAlign w:val="center"/>
          </w:tcPr>
          <w:p w14:paraId="386DCCDB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039" w:type="dxa"/>
            <w:tcBorders>
              <w:bottom w:val="single" w:sz="4" w:space="0" w:color="auto"/>
            </w:tcBorders>
            <w:vAlign w:val="center"/>
          </w:tcPr>
          <w:p w14:paraId="6758B26A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039" w:type="dxa"/>
            <w:tcBorders>
              <w:bottom w:val="single" w:sz="4" w:space="0" w:color="auto"/>
            </w:tcBorders>
            <w:vAlign w:val="center"/>
          </w:tcPr>
          <w:p w14:paraId="50C189F0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039" w:type="dxa"/>
            <w:tcBorders>
              <w:bottom w:val="single" w:sz="4" w:space="0" w:color="auto"/>
            </w:tcBorders>
            <w:vAlign w:val="center"/>
          </w:tcPr>
          <w:p w14:paraId="2BD59893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039" w:type="dxa"/>
            <w:tcBorders>
              <w:bottom w:val="single" w:sz="4" w:space="0" w:color="auto"/>
            </w:tcBorders>
            <w:vAlign w:val="center"/>
          </w:tcPr>
          <w:p w14:paraId="3C4B17D1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104" w:type="dxa"/>
            <w:tcBorders>
              <w:bottom w:val="single" w:sz="4" w:space="0" w:color="auto"/>
            </w:tcBorders>
            <w:vAlign w:val="center"/>
          </w:tcPr>
          <w:p w14:paraId="27DD93A7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105" w:type="dxa"/>
            <w:tcBorders>
              <w:bottom w:val="single" w:sz="4" w:space="0" w:color="auto"/>
            </w:tcBorders>
            <w:vAlign w:val="center"/>
          </w:tcPr>
          <w:p w14:paraId="7A7648A1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074" w:type="dxa"/>
            <w:tcBorders>
              <w:bottom w:val="single" w:sz="4" w:space="0" w:color="auto"/>
            </w:tcBorders>
            <w:vAlign w:val="center"/>
          </w:tcPr>
          <w:p w14:paraId="26CD35F6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183" w:type="dxa"/>
            <w:tcBorders>
              <w:bottom w:val="single" w:sz="4" w:space="0" w:color="auto"/>
            </w:tcBorders>
            <w:vAlign w:val="center"/>
          </w:tcPr>
          <w:p w14:paraId="299BE061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597284" w:rsidRPr="00597284" w14:paraId="29A28F47" w14:textId="77777777" w:rsidTr="00790C92">
        <w:trPr>
          <w:jc w:val="center"/>
        </w:trPr>
        <w:tc>
          <w:tcPr>
            <w:tcW w:w="1028" w:type="dxa"/>
            <w:vMerge w:val="restart"/>
            <w:shd w:val="clear" w:color="auto" w:fill="auto"/>
            <w:vAlign w:val="center"/>
          </w:tcPr>
          <w:p w14:paraId="649D0641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ASSR</w:t>
            </w:r>
          </w:p>
        </w:tc>
        <w:tc>
          <w:tcPr>
            <w:tcW w:w="1039" w:type="dxa"/>
            <w:shd w:val="clear" w:color="auto" w:fill="D9D9D9" w:themeFill="background1" w:themeFillShade="D9"/>
            <w:vAlign w:val="center"/>
          </w:tcPr>
          <w:p w14:paraId="7705DC27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039" w:type="dxa"/>
            <w:shd w:val="clear" w:color="auto" w:fill="D9D9D9" w:themeFill="background1" w:themeFillShade="D9"/>
            <w:vAlign w:val="center"/>
          </w:tcPr>
          <w:p w14:paraId="36DBBDA1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EXCLK</w:t>
            </w:r>
          </w:p>
        </w:tc>
        <w:tc>
          <w:tcPr>
            <w:tcW w:w="1039" w:type="dxa"/>
            <w:shd w:val="clear" w:color="auto" w:fill="D9D9D9" w:themeFill="background1" w:themeFillShade="D9"/>
            <w:vAlign w:val="center"/>
          </w:tcPr>
          <w:p w14:paraId="27068DE6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AS2</w:t>
            </w:r>
          </w:p>
        </w:tc>
        <w:tc>
          <w:tcPr>
            <w:tcW w:w="1039" w:type="dxa"/>
            <w:shd w:val="clear" w:color="auto" w:fill="D9D9D9" w:themeFill="background1" w:themeFillShade="D9"/>
            <w:vAlign w:val="center"/>
          </w:tcPr>
          <w:p w14:paraId="417E842D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TCN2UB</w:t>
            </w:r>
          </w:p>
        </w:tc>
        <w:tc>
          <w:tcPr>
            <w:tcW w:w="1104" w:type="dxa"/>
            <w:shd w:val="clear" w:color="auto" w:fill="D9D9D9" w:themeFill="background1" w:themeFillShade="D9"/>
            <w:vAlign w:val="center"/>
          </w:tcPr>
          <w:p w14:paraId="2DA18119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597284">
              <w:rPr>
                <w:rFonts w:ascii="Arial" w:hAnsi="Arial" w:cs="Arial"/>
                <w:color w:val="FF0000"/>
                <w:sz w:val="18"/>
                <w:szCs w:val="18"/>
              </w:rPr>
              <w:t>OCR2AUB</w:t>
            </w:r>
          </w:p>
        </w:tc>
        <w:tc>
          <w:tcPr>
            <w:tcW w:w="1105" w:type="dxa"/>
            <w:shd w:val="clear" w:color="auto" w:fill="D9D9D9" w:themeFill="background1" w:themeFillShade="D9"/>
            <w:vAlign w:val="center"/>
          </w:tcPr>
          <w:p w14:paraId="27E27240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597284">
              <w:rPr>
                <w:rFonts w:ascii="Arial" w:hAnsi="Arial" w:cs="Arial"/>
                <w:color w:val="FF0000"/>
                <w:sz w:val="18"/>
                <w:szCs w:val="18"/>
              </w:rPr>
              <w:t>OCR2BUB</w:t>
            </w:r>
          </w:p>
        </w:tc>
        <w:tc>
          <w:tcPr>
            <w:tcW w:w="1074" w:type="dxa"/>
            <w:shd w:val="clear" w:color="auto" w:fill="D9D9D9" w:themeFill="background1" w:themeFillShade="D9"/>
            <w:vAlign w:val="center"/>
          </w:tcPr>
          <w:p w14:paraId="3545D6BF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597284">
              <w:rPr>
                <w:rFonts w:ascii="Arial" w:hAnsi="Arial" w:cs="Arial"/>
                <w:color w:val="FF0000"/>
                <w:sz w:val="18"/>
                <w:szCs w:val="18"/>
              </w:rPr>
              <w:t>TCR2AUB</w:t>
            </w:r>
          </w:p>
        </w:tc>
        <w:tc>
          <w:tcPr>
            <w:tcW w:w="1183" w:type="dxa"/>
            <w:shd w:val="clear" w:color="auto" w:fill="D9D9D9" w:themeFill="background1" w:themeFillShade="D9"/>
            <w:vAlign w:val="center"/>
          </w:tcPr>
          <w:p w14:paraId="534C1A87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597284">
              <w:rPr>
                <w:rFonts w:ascii="Arial" w:hAnsi="Arial" w:cs="Arial"/>
                <w:color w:val="FF0000"/>
                <w:sz w:val="18"/>
                <w:szCs w:val="18"/>
              </w:rPr>
              <w:t>TCR2BUB</w:t>
            </w:r>
          </w:p>
        </w:tc>
      </w:tr>
      <w:tr w:rsidR="00597284" w:rsidRPr="00597284" w14:paraId="35CB7F3A" w14:textId="77777777" w:rsidTr="00790C92">
        <w:trPr>
          <w:jc w:val="center"/>
        </w:trPr>
        <w:tc>
          <w:tcPr>
            <w:tcW w:w="1028" w:type="dxa"/>
            <w:vMerge/>
            <w:shd w:val="clear" w:color="auto" w:fill="auto"/>
            <w:vAlign w:val="center"/>
          </w:tcPr>
          <w:p w14:paraId="5C5F4F4A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039" w:type="dxa"/>
            <w:tcBorders>
              <w:bottom w:val="single" w:sz="4" w:space="0" w:color="auto"/>
            </w:tcBorders>
            <w:vAlign w:val="center"/>
          </w:tcPr>
          <w:p w14:paraId="4F71A213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039" w:type="dxa"/>
            <w:tcBorders>
              <w:bottom w:val="single" w:sz="4" w:space="0" w:color="auto"/>
            </w:tcBorders>
            <w:vAlign w:val="center"/>
          </w:tcPr>
          <w:p w14:paraId="556384B9" w14:textId="03C40DA5" w:rsidR="00790C92" w:rsidRPr="00597284" w:rsidRDefault="00F106AD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39" w:type="dxa"/>
            <w:tcBorders>
              <w:bottom w:val="single" w:sz="4" w:space="0" w:color="auto"/>
            </w:tcBorders>
            <w:vAlign w:val="center"/>
          </w:tcPr>
          <w:p w14:paraId="65E79488" w14:textId="134C321C" w:rsidR="00790C92" w:rsidRPr="00597284" w:rsidRDefault="00F106AD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39" w:type="dxa"/>
            <w:tcBorders>
              <w:bottom w:val="single" w:sz="4" w:space="0" w:color="auto"/>
            </w:tcBorders>
            <w:vAlign w:val="center"/>
          </w:tcPr>
          <w:p w14:paraId="003A11C2" w14:textId="6D2B145E" w:rsidR="00790C92" w:rsidRPr="00597284" w:rsidRDefault="00F106AD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104" w:type="dxa"/>
            <w:tcBorders>
              <w:bottom w:val="single" w:sz="4" w:space="0" w:color="auto"/>
            </w:tcBorders>
            <w:vAlign w:val="center"/>
          </w:tcPr>
          <w:p w14:paraId="4EC7E59D" w14:textId="28B93CD5" w:rsidR="00790C92" w:rsidRPr="00597284" w:rsidRDefault="00F106AD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597284">
              <w:rPr>
                <w:rFonts w:ascii="Arial" w:hAnsi="Arial" w:cs="Arial"/>
                <w:color w:val="FF0000"/>
                <w:sz w:val="18"/>
                <w:szCs w:val="18"/>
              </w:rPr>
              <w:t>0</w:t>
            </w:r>
          </w:p>
        </w:tc>
        <w:tc>
          <w:tcPr>
            <w:tcW w:w="1105" w:type="dxa"/>
            <w:tcBorders>
              <w:bottom w:val="single" w:sz="4" w:space="0" w:color="auto"/>
            </w:tcBorders>
            <w:vAlign w:val="center"/>
          </w:tcPr>
          <w:p w14:paraId="65C0A355" w14:textId="655F7365" w:rsidR="00790C92" w:rsidRPr="00597284" w:rsidRDefault="00F106AD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597284">
              <w:rPr>
                <w:rFonts w:ascii="Arial" w:hAnsi="Arial" w:cs="Arial"/>
                <w:color w:val="FF0000"/>
                <w:sz w:val="18"/>
                <w:szCs w:val="18"/>
              </w:rPr>
              <w:t>0</w:t>
            </w:r>
          </w:p>
        </w:tc>
        <w:tc>
          <w:tcPr>
            <w:tcW w:w="1074" w:type="dxa"/>
            <w:tcBorders>
              <w:bottom w:val="single" w:sz="4" w:space="0" w:color="auto"/>
            </w:tcBorders>
            <w:vAlign w:val="center"/>
          </w:tcPr>
          <w:p w14:paraId="2A46E04D" w14:textId="19DAD67D" w:rsidR="00790C92" w:rsidRPr="00597284" w:rsidRDefault="00F106AD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597284">
              <w:rPr>
                <w:rFonts w:ascii="Arial" w:hAnsi="Arial" w:cs="Arial"/>
                <w:color w:val="FF0000"/>
                <w:sz w:val="18"/>
                <w:szCs w:val="18"/>
              </w:rPr>
              <w:t>0</w:t>
            </w:r>
          </w:p>
        </w:tc>
        <w:tc>
          <w:tcPr>
            <w:tcW w:w="1183" w:type="dxa"/>
            <w:tcBorders>
              <w:bottom w:val="single" w:sz="4" w:space="0" w:color="auto"/>
            </w:tcBorders>
            <w:vAlign w:val="center"/>
          </w:tcPr>
          <w:p w14:paraId="7C17BD70" w14:textId="7B63495B" w:rsidR="00790C92" w:rsidRPr="00597284" w:rsidRDefault="00F106AD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597284">
              <w:rPr>
                <w:rFonts w:ascii="Arial" w:hAnsi="Arial" w:cs="Arial"/>
                <w:color w:val="FF0000"/>
                <w:sz w:val="18"/>
                <w:szCs w:val="18"/>
              </w:rPr>
              <w:t>0</w:t>
            </w:r>
          </w:p>
        </w:tc>
      </w:tr>
      <w:tr w:rsidR="00597284" w:rsidRPr="00597284" w14:paraId="796686CF" w14:textId="77777777" w:rsidTr="00790C92">
        <w:trPr>
          <w:jc w:val="center"/>
        </w:trPr>
        <w:tc>
          <w:tcPr>
            <w:tcW w:w="1028" w:type="dxa"/>
            <w:vMerge w:val="restart"/>
            <w:shd w:val="clear" w:color="auto" w:fill="auto"/>
            <w:vAlign w:val="center"/>
          </w:tcPr>
          <w:p w14:paraId="5ADCB28E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b/>
                <w:color w:val="FF0000"/>
                <w:sz w:val="20"/>
                <w:szCs w:val="20"/>
              </w:rPr>
              <w:t>GTCCR</w:t>
            </w:r>
          </w:p>
        </w:tc>
        <w:tc>
          <w:tcPr>
            <w:tcW w:w="1039" w:type="dxa"/>
            <w:shd w:val="clear" w:color="auto" w:fill="D9D9D9" w:themeFill="background1" w:themeFillShade="D9"/>
            <w:vAlign w:val="center"/>
          </w:tcPr>
          <w:p w14:paraId="5FBACD4C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TMS</w:t>
            </w:r>
          </w:p>
        </w:tc>
        <w:tc>
          <w:tcPr>
            <w:tcW w:w="1039" w:type="dxa"/>
            <w:shd w:val="clear" w:color="auto" w:fill="D9D9D9" w:themeFill="background1" w:themeFillShade="D9"/>
            <w:vAlign w:val="center"/>
          </w:tcPr>
          <w:p w14:paraId="1C62C30A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039" w:type="dxa"/>
            <w:shd w:val="clear" w:color="auto" w:fill="D9D9D9" w:themeFill="background1" w:themeFillShade="D9"/>
            <w:vAlign w:val="center"/>
          </w:tcPr>
          <w:p w14:paraId="13E115BA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039" w:type="dxa"/>
            <w:shd w:val="clear" w:color="auto" w:fill="D9D9D9" w:themeFill="background1" w:themeFillShade="D9"/>
            <w:vAlign w:val="center"/>
          </w:tcPr>
          <w:p w14:paraId="3D0B31CC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104" w:type="dxa"/>
            <w:shd w:val="clear" w:color="auto" w:fill="D9D9D9" w:themeFill="background1" w:themeFillShade="D9"/>
            <w:vAlign w:val="center"/>
          </w:tcPr>
          <w:p w14:paraId="718245E9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105" w:type="dxa"/>
            <w:shd w:val="clear" w:color="auto" w:fill="D9D9D9" w:themeFill="background1" w:themeFillShade="D9"/>
            <w:vAlign w:val="center"/>
          </w:tcPr>
          <w:p w14:paraId="2DC0DD94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-</w:t>
            </w:r>
          </w:p>
        </w:tc>
        <w:tc>
          <w:tcPr>
            <w:tcW w:w="1074" w:type="dxa"/>
            <w:shd w:val="clear" w:color="auto" w:fill="D9D9D9" w:themeFill="background1" w:themeFillShade="D9"/>
            <w:vAlign w:val="center"/>
          </w:tcPr>
          <w:p w14:paraId="5B0139D3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PSRASY</w:t>
            </w:r>
          </w:p>
        </w:tc>
        <w:tc>
          <w:tcPr>
            <w:tcW w:w="1183" w:type="dxa"/>
            <w:shd w:val="clear" w:color="auto" w:fill="D9D9D9" w:themeFill="background1" w:themeFillShade="D9"/>
            <w:vAlign w:val="center"/>
          </w:tcPr>
          <w:p w14:paraId="5914434B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PSRSYNC</w:t>
            </w:r>
          </w:p>
        </w:tc>
      </w:tr>
      <w:tr w:rsidR="00790C92" w:rsidRPr="00597284" w14:paraId="478A7CF7" w14:textId="77777777" w:rsidTr="00790C92">
        <w:trPr>
          <w:jc w:val="center"/>
        </w:trPr>
        <w:tc>
          <w:tcPr>
            <w:tcW w:w="1028" w:type="dxa"/>
            <w:vMerge/>
            <w:shd w:val="clear" w:color="auto" w:fill="auto"/>
            <w:vAlign w:val="center"/>
          </w:tcPr>
          <w:p w14:paraId="6D4EA8FC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1039" w:type="dxa"/>
            <w:vAlign w:val="center"/>
          </w:tcPr>
          <w:p w14:paraId="7DB5BA10" w14:textId="4C87CD05" w:rsidR="00790C92" w:rsidRPr="00597284" w:rsidRDefault="00F106AD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039" w:type="dxa"/>
            <w:vAlign w:val="center"/>
          </w:tcPr>
          <w:p w14:paraId="3FAFF505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039" w:type="dxa"/>
            <w:vAlign w:val="center"/>
          </w:tcPr>
          <w:p w14:paraId="5C57885F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039" w:type="dxa"/>
            <w:vAlign w:val="center"/>
          </w:tcPr>
          <w:p w14:paraId="25179043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104" w:type="dxa"/>
            <w:vAlign w:val="center"/>
          </w:tcPr>
          <w:p w14:paraId="14061576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105" w:type="dxa"/>
            <w:vAlign w:val="center"/>
          </w:tcPr>
          <w:p w14:paraId="48720F68" w14:textId="77777777" w:rsidR="00790C92" w:rsidRPr="00597284" w:rsidRDefault="00790C92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074" w:type="dxa"/>
            <w:vAlign w:val="center"/>
          </w:tcPr>
          <w:p w14:paraId="5AC5E3D1" w14:textId="10D12803" w:rsidR="00790C92" w:rsidRPr="00597284" w:rsidRDefault="00F106AD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  <w:tc>
          <w:tcPr>
            <w:tcW w:w="1183" w:type="dxa"/>
            <w:vAlign w:val="center"/>
          </w:tcPr>
          <w:p w14:paraId="74C1BD5D" w14:textId="42F8C3D8" w:rsidR="00790C92" w:rsidRPr="00597284" w:rsidRDefault="00F106AD" w:rsidP="00790C92">
            <w:pPr>
              <w:spacing w:before="60" w:after="60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7284">
              <w:rPr>
                <w:rFonts w:ascii="Arial" w:hAnsi="Arial" w:cs="Arial"/>
                <w:color w:val="FF0000"/>
                <w:sz w:val="20"/>
                <w:szCs w:val="20"/>
              </w:rPr>
              <w:t>0</w:t>
            </w:r>
          </w:p>
        </w:tc>
      </w:tr>
    </w:tbl>
    <w:p w14:paraId="26E8E407" w14:textId="77777777" w:rsidR="00790C92" w:rsidRPr="00597284" w:rsidRDefault="00790C92" w:rsidP="00790C92">
      <w:pPr>
        <w:spacing w:after="0"/>
        <w:jc w:val="both"/>
        <w:rPr>
          <w:rFonts w:ascii="Arial" w:hAnsi="Arial" w:cs="Arial"/>
          <w:color w:val="FF0000"/>
        </w:rPr>
      </w:pPr>
    </w:p>
    <w:p w14:paraId="3F91CDA9" w14:textId="4E3964E7" w:rsidR="00790C92" w:rsidRPr="00597284" w:rsidRDefault="00790C92" w:rsidP="00790C92">
      <w:pPr>
        <w:spacing w:after="0"/>
        <w:rPr>
          <w:color w:val="FF0000"/>
        </w:rPr>
      </w:pPr>
      <w:r w:rsidRPr="00597284">
        <w:rPr>
          <w:color w:val="FF0000"/>
        </w:rPr>
        <w:t>CS</w:t>
      </w:r>
      <w:r w:rsidR="00F106AD" w:rsidRPr="00597284">
        <w:rPr>
          <w:color w:val="FF0000"/>
        </w:rPr>
        <w:t>2</w:t>
      </w:r>
      <w:r w:rsidRPr="00597284">
        <w:rPr>
          <w:color w:val="FF0000"/>
        </w:rPr>
        <w:t>2 CS</w:t>
      </w:r>
      <w:r w:rsidR="00F106AD" w:rsidRPr="00597284">
        <w:rPr>
          <w:color w:val="FF0000"/>
        </w:rPr>
        <w:t>2</w:t>
      </w:r>
      <w:r w:rsidRPr="00597284">
        <w:rPr>
          <w:color w:val="FF0000"/>
        </w:rPr>
        <w:t>1 CS</w:t>
      </w:r>
      <w:r w:rsidR="00F106AD" w:rsidRPr="00597284">
        <w:rPr>
          <w:color w:val="FF0000"/>
        </w:rPr>
        <w:t>2</w:t>
      </w:r>
      <w:r w:rsidRPr="00597284">
        <w:rPr>
          <w:color w:val="FF0000"/>
        </w:rPr>
        <w:t xml:space="preserve">0 = 0 0 1 </w:t>
      </w:r>
      <w:r w:rsidRPr="00597284">
        <w:rPr>
          <w:color w:val="FF0000"/>
          <w:lang w:val="en-US"/>
        </w:rPr>
        <w:sym w:font="Wingdings" w:char="F0E0"/>
      </w:r>
      <w:r w:rsidRPr="00597284">
        <w:rPr>
          <w:color w:val="FF0000"/>
        </w:rPr>
        <w:t xml:space="preserve"> Seleciona CLK sem divisor, logo seleciona 1 MHz.</w:t>
      </w:r>
    </w:p>
    <w:p w14:paraId="578BB239" w14:textId="5C7E1D9E" w:rsidR="00790C92" w:rsidRPr="00597284" w:rsidRDefault="00790C92" w:rsidP="00790C92">
      <w:pPr>
        <w:spacing w:after="0"/>
        <w:rPr>
          <w:color w:val="FF0000"/>
        </w:rPr>
      </w:pPr>
      <w:r w:rsidRPr="00597284">
        <w:rPr>
          <w:color w:val="FF0000"/>
        </w:rPr>
        <w:t>WGM</w:t>
      </w:r>
      <w:r w:rsidR="00F106AD" w:rsidRPr="00597284">
        <w:rPr>
          <w:color w:val="FF0000"/>
        </w:rPr>
        <w:t>2</w:t>
      </w:r>
      <w:r w:rsidRPr="00597284">
        <w:rPr>
          <w:color w:val="FF0000"/>
        </w:rPr>
        <w:t>2 WGM</w:t>
      </w:r>
      <w:r w:rsidR="00F106AD" w:rsidRPr="00597284">
        <w:rPr>
          <w:color w:val="FF0000"/>
        </w:rPr>
        <w:t>2</w:t>
      </w:r>
      <w:r w:rsidRPr="00597284">
        <w:rPr>
          <w:color w:val="FF0000"/>
        </w:rPr>
        <w:t>1 WGM</w:t>
      </w:r>
      <w:r w:rsidR="00F106AD" w:rsidRPr="00597284">
        <w:rPr>
          <w:color w:val="FF0000"/>
        </w:rPr>
        <w:t>2</w:t>
      </w:r>
      <w:r w:rsidRPr="00597284">
        <w:rPr>
          <w:color w:val="FF0000"/>
        </w:rPr>
        <w:t xml:space="preserve">0 = </w:t>
      </w:r>
      <w:r w:rsidR="00F106AD" w:rsidRPr="00597284">
        <w:rPr>
          <w:color w:val="FF0000"/>
        </w:rPr>
        <w:t>0 0 0</w:t>
      </w:r>
      <w:r w:rsidRPr="00597284">
        <w:rPr>
          <w:color w:val="FF0000"/>
        </w:rPr>
        <w:t xml:space="preserve">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Modo </w:t>
      </w:r>
      <w:r w:rsidR="00F106AD" w:rsidRPr="00597284">
        <w:rPr>
          <w:color w:val="FF0000"/>
        </w:rPr>
        <w:t>0</w:t>
      </w:r>
      <w:r w:rsidRPr="00597284">
        <w:rPr>
          <w:color w:val="FF0000"/>
        </w:rPr>
        <w:t xml:space="preserve">, </w:t>
      </w:r>
      <w:r w:rsidR="00F106AD" w:rsidRPr="00597284">
        <w:rPr>
          <w:color w:val="FF0000"/>
        </w:rPr>
        <w:t xml:space="preserve">Normal, </w:t>
      </w:r>
      <w:r w:rsidRPr="00597284">
        <w:rPr>
          <w:color w:val="FF0000"/>
        </w:rPr>
        <w:t xml:space="preserve">Topo = </w:t>
      </w:r>
      <w:r w:rsidR="00F106AD" w:rsidRPr="00597284">
        <w:rPr>
          <w:color w:val="FF0000"/>
        </w:rPr>
        <w:t>0xFF</w:t>
      </w:r>
      <w:r w:rsidRPr="00597284">
        <w:rPr>
          <w:color w:val="FF0000"/>
        </w:rPr>
        <w:t>.</w:t>
      </w:r>
    </w:p>
    <w:p w14:paraId="6D4322AB" w14:textId="500A060E" w:rsidR="00F106AD" w:rsidRPr="00597284" w:rsidRDefault="00F106AD" w:rsidP="00790C92">
      <w:pPr>
        <w:spacing w:after="0"/>
        <w:rPr>
          <w:color w:val="FF0000"/>
        </w:rPr>
      </w:pPr>
      <w:r w:rsidRPr="00597284">
        <w:rPr>
          <w:color w:val="FF0000"/>
        </w:rPr>
        <w:t xml:space="preserve">TOV2 = 1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quando acontece overflow</w:t>
      </w:r>
    </w:p>
    <w:p w14:paraId="03182CE1" w14:textId="77777777" w:rsidR="00F106AD" w:rsidRPr="00597284" w:rsidRDefault="00F106AD" w:rsidP="00790C92">
      <w:pPr>
        <w:spacing w:after="0"/>
        <w:rPr>
          <w:color w:val="FF0000"/>
        </w:rPr>
      </w:pPr>
      <w:r w:rsidRPr="00597284">
        <w:rPr>
          <w:color w:val="FF0000"/>
        </w:rPr>
        <w:t xml:space="preserve">OCF2A e OCF2B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coincidência com os comparadores OCR2A e OCR2B.</w:t>
      </w:r>
    </w:p>
    <w:p w14:paraId="2B972EB7" w14:textId="49B0AB68" w:rsidR="00F106AD" w:rsidRPr="00597284" w:rsidRDefault="00F106AD" w:rsidP="00790C92">
      <w:pPr>
        <w:spacing w:after="0"/>
        <w:rPr>
          <w:color w:val="FF0000"/>
        </w:rPr>
      </w:pPr>
      <w:r w:rsidRPr="00597284">
        <w:rPr>
          <w:color w:val="FF0000"/>
        </w:rPr>
        <w:t xml:space="preserve">TCNT2 </w:t>
      </w:r>
      <w:r w:rsidRPr="00597284">
        <w:rPr>
          <w:color w:val="FF0000"/>
        </w:rPr>
        <w:sym w:font="Wingdings" w:char="F0E0"/>
      </w:r>
      <w:r w:rsidRPr="00597284">
        <w:rPr>
          <w:color w:val="FF0000"/>
        </w:rPr>
        <w:t xml:space="preserve"> é o contador.</w:t>
      </w:r>
    </w:p>
    <w:p w14:paraId="7C6630D0" w14:textId="27EEF524" w:rsidR="00F6588B" w:rsidRPr="00597284" w:rsidRDefault="00790C92" w:rsidP="00F6588B">
      <w:pPr>
        <w:spacing w:after="0"/>
        <w:jc w:val="center"/>
        <w:rPr>
          <w:b/>
          <w:bCs/>
          <w:color w:val="FF0000"/>
          <w:sz w:val="40"/>
          <w:szCs w:val="40"/>
        </w:rPr>
      </w:pPr>
      <w:r w:rsidRPr="00597284">
        <w:rPr>
          <w:b/>
          <w:bCs/>
          <w:color w:val="FF0000"/>
          <w:sz w:val="40"/>
          <w:szCs w:val="40"/>
        </w:rPr>
        <w:br w:type="page"/>
      </w:r>
      <w:r w:rsidR="00F6588B" w:rsidRPr="00597284">
        <w:rPr>
          <w:b/>
          <w:bCs/>
          <w:color w:val="FF0000"/>
          <w:sz w:val="40"/>
          <w:szCs w:val="40"/>
        </w:rPr>
        <w:lastRenderedPageBreak/>
        <w:t>EEPROM</w:t>
      </w:r>
    </w:p>
    <w:p w14:paraId="776B9A90" w14:textId="210343AE" w:rsidR="00F6588B" w:rsidRPr="00597284" w:rsidRDefault="00F6588B" w:rsidP="00F6588B">
      <w:pPr>
        <w:spacing w:after="0"/>
        <w:rPr>
          <w:color w:val="FF0000"/>
        </w:rPr>
      </w:pPr>
      <w:r w:rsidRPr="00597284">
        <w:rPr>
          <w:color w:val="FF0000"/>
        </w:rPr>
        <w:t>26/02/2021</w:t>
      </w:r>
    </w:p>
    <w:p w14:paraId="76158204" w14:textId="77777777" w:rsidR="00F6588B" w:rsidRPr="00597284" w:rsidRDefault="00F6588B" w:rsidP="00F6588B">
      <w:pPr>
        <w:spacing w:after="0"/>
        <w:rPr>
          <w:color w:val="FF0000"/>
        </w:rPr>
      </w:pPr>
    </w:p>
    <w:p w14:paraId="4B10448B" w14:textId="77777777" w:rsidR="00F6588B" w:rsidRPr="00597284" w:rsidRDefault="00F6588B" w:rsidP="00F6588B">
      <w:pPr>
        <w:spacing w:after="0"/>
        <w:rPr>
          <w:color w:val="FF0000"/>
        </w:rPr>
      </w:pPr>
      <w:r w:rsidRPr="00597284">
        <w:rPr>
          <w:color w:val="FF0000"/>
        </w:rPr>
        <w:t>Arduino Nano (Mega328P) tem uma EEPROM de 1024 bytes.</w:t>
      </w:r>
    </w:p>
    <w:p w14:paraId="01BFE666" w14:textId="2D31DDCF" w:rsidR="00F6588B" w:rsidRPr="00597284" w:rsidRDefault="00F6588B" w:rsidP="00F6588B">
      <w:pPr>
        <w:spacing w:after="0"/>
        <w:jc w:val="both"/>
        <w:rPr>
          <w:color w:val="FF0000"/>
        </w:rPr>
      </w:pPr>
      <w:r w:rsidRPr="00597284">
        <w:rPr>
          <w:color w:val="FF0000"/>
        </w:rPr>
        <w:t>#define EEPROM_TAM      1024  //Tamanho da EEPROM interna do ATMega</w:t>
      </w:r>
    </w:p>
    <w:p w14:paraId="6D170904" w14:textId="77777777" w:rsidR="00F6588B" w:rsidRPr="00597284" w:rsidRDefault="00F6588B" w:rsidP="00F6588B">
      <w:pPr>
        <w:spacing w:after="0"/>
        <w:jc w:val="both"/>
        <w:rPr>
          <w:color w:val="FF0000"/>
        </w:rPr>
      </w:pPr>
    </w:p>
    <w:p w14:paraId="39F67C25" w14:textId="6EADE710" w:rsidR="00F6588B" w:rsidRPr="00597284" w:rsidRDefault="00F6588B" w:rsidP="00F6588B">
      <w:pPr>
        <w:spacing w:after="0"/>
        <w:jc w:val="center"/>
        <w:rPr>
          <w:color w:val="FF0000"/>
          <w:sz w:val="32"/>
          <w:szCs w:val="32"/>
        </w:rPr>
      </w:pPr>
      <w:r w:rsidRPr="00597284">
        <w:rPr>
          <w:color w:val="FF0000"/>
          <w:sz w:val="32"/>
          <w:szCs w:val="32"/>
        </w:rPr>
        <w:t xml:space="preserve">Funções para a </w:t>
      </w:r>
      <w:r w:rsidR="00223EE7" w:rsidRPr="00597284">
        <w:rPr>
          <w:color w:val="FF0000"/>
          <w:sz w:val="32"/>
          <w:szCs w:val="32"/>
        </w:rPr>
        <w:t>EEPROM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724"/>
        <w:gridCol w:w="2346"/>
        <w:gridCol w:w="3142"/>
      </w:tblGrid>
      <w:tr w:rsidR="00597284" w:rsidRPr="00597284" w14:paraId="3F279551" w14:textId="77777777" w:rsidTr="00600D6E">
        <w:trPr>
          <w:jc w:val="center"/>
        </w:trPr>
        <w:tc>
          <w:tcPr>
            <w:tcW w:w="724" w:type="dxa"/>
          </w:tcPr>
          <w:p w14:paraId="40056DE9" w14:textId="77777777" w:rsidR="00F6588B" w:rsidRPr="00597284" w:rsidRDefault="00F6588B" w:rsidP="00F6588B">
            <w:pPr>
              <w:rPr>
                <w:color w:val="FF0000"/>
              </w:rPr>
            </w:pPr>
          </w:p>
        </w:tc>
        <w:tc>
          <w:tcPr>
            <w:tcW w:w="2346" w:type="dxa"/>
          </w:tcPr>
          <w:p w14:paraId="2B5665A7" w14:textId="77777777" w:rsidR="00F6588B" w:rsidRPr="00597284" w:rsidRDefault="00F6588B" w:rsidP="00F6588B">
            <w:pPr>
              <w:rPr>
                <w:color w:val="FF0000"/>
              </w:rPr>
            </w:pPr>
          </w:p>
        </w:tc>
        <w:tc>
          <w:tcPr>
            <w:tcW w:w="3142" w:type="dxa"/>
          </w:tcPr>
          <w:p w14:paraId="2C8681A0" w14:textId="77777777" w:rsidR="00F6588B" w:rsidRPr="00597284" w:rsidRDefault="00F6588B" w:rsidP="00F6588B">
            <w:pPr>
              <w:rPr>
                <w:color w:val="FF0000"/>
              </w:rPr>
            </w:pPr>
          </w:p>
        </w:tc>
      </w:tr>
      <w:tr w:rsidR="00597284" w:rsidRPr="00597284" w14:paraId="765F547C" w14:textId="77777777" w:rsidTr="00120DB2">
        <w:trPr>
          <w:jc w:val="center"/>
        </w:trPr>
        <w:tc>
          <w:tcPr>
            <w:tcW w:w="724" w:type="dxa"/>
          </w:tcPr>
          <w:p w14:paraId="05530DE3" w14:textId="77777777" w:rsidR="00422A34" w:rsidRPr="00597284" w:rsidRDefault="00422A34" w:rsidP="00120DB2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346" w:type="dxa"/>
          </w:tcPr>
          <w:p w14:paraId="5E486E9E" w14:textId="07F21792" w:rsidR="00422A34" w:rsidRPr="00597284" w:rsidRDefault="00422A34" w:rsidP="00120DB2">
            <w:pPr>
              <w:rPr>
                <w:color w:val="FF0000"/>
              </w:rPr>
            </w:pPr>
            <w:r w:rsidRPr="00597284">
              <w:rPr>
                <w:color w:val="FF0000"/>
              </w:rPr>
              <w:t>eeprom_dir_apaga</w:t>
            </w:r>
          </w:p>
        </w:tc>
        <w:tc>
          <w:tcPr>
            <w:tcW w:w="3142" w:type="dxa"/>
          </w:tcPr>
          <w:p w14:paraId="1BC8833C" w14:textId="590D671D" w:rsidR="00422A34" w:rsidRPr="00597284" w:rsidRDefault="00422A34" w:rsidP="00120DB2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x)</w:t>
            </w:r>
          </w:p>
        </w:tc>
      </w:tr>
      <w:tr w:rsidR="00597284" w:rsidRPr="00597284" w14:paraId="38F5A1FF" w14:textId="77777777" w:rsidTr="00120DB2">
        <w:trPr>
          <w:jc w:val="center"/>
        </w:trPr>
        <w:tc>
          <w:tcPr>
            <w:tcW w:w="724" w:type="dxa"/>
          </w:tcPr>
          <w:p w14:paraId="114C53AD" w14:textId="77777777" w:rsidR="00422A34" w:rsidRPr="00597284" w:rsidRDefault="00422A34" w:rsidP="00120DB2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346" w:type="dxa"/>
          </w:tcPr>
          <w:p w14:paraId="3832CA19" w14:textId="4CE67C08" w:rsidR="00422A34" w:rsidRPr="00597284" w:rsidRDefault="00422A34" w:rsidP="00120DB2">
            <w:pPr>
              <w:rPr>
                <w:color w:val="FF0000"/>
              </w:rPr>
            </w:pPr>
            <w:r w:rsidRPr="00597284">
              <w:rPr>
                <w:color w:val="FF0000"/>
              </w:rPr>
              <w:t>eeprom_dir_cria</w:t>
            </w:r>
          </w:p>
        </w:tc>
        <w:tc>
          <w:tcPr>
            <w:tcW w:w="3142" w:type="dxa"/>
          </w:tcPr>
          <w:p w14:paraId="0F7FE80B" w14:textId="1B47808E" w:rsidR="00422A34" w:rsidRPr="00597284" w:rsidRDefault="00422A34" w:rsidP="00120DB2">
            <w:pPr>
              <w:rPr>
                <w:color w:val="FF0000"/>
              </w:rPr>
            </w:pPr>
            <w:r w:rsidRPr="00597284">
              <w:rPr>
                <w:color w:val="FF0000"/>
              </w:rPr>
              <w:t>(byte nr, char *nome)</w:t>
            </w:r>
          </w:p>
        </w:tc>
      </w:tr>
      <w:tr w:rsidR="00597284" w:rsidRPr="00597284" w14:paraId="7041FD30" w14:textId="77777777" w:rsidTr="00120DB2">
        <w:trPr>
          <w:jc w:val="center"/>
        </w:trPr>
        <w:tc>
          <w:tcPr>
            <w:tcW w:w="724" w:type="dxa"/>
          </w:tcPr>
          <w:p w14:paraId="21CA07D6" w14:textId="77777777" w:rsidR="00422A34" w:rsidRPr="00597284" w:rsidRDefault="00422A34" w:rsidP="00422A34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346" w:type="dxa"/>
          </w:tcPr>
          <w:p w14:paraId="5E9B570A" w14:textId="7D4439B2" w:rsidR="00422A34" w:rsidRPr="00597284" w:rsidRDefault="00422A34" w:rsidP="00422A34">
            <w:pPr>
              <w:rPr>
                <w:color w:val="FF0000"/>
              </w:rPr>
            </w:pPr>
            <w:r w:rsidRPr="00597284">
              <w:rPr>
                <w:color w:val="FF0000"/>
              </w:rPr>
              <w:t>eeprom_dir_busca</w:t>
            </w:r>
          </w:p>
        </w:tc>
        <w:tc>
          <w:tcPr>
            <w:tcW w:w="3142" w:type="dxa"/>
          </w:tcPr>
          <w:p w14:paraId="0866F141" w14:textId="4A08385D" w:rsidR="00422A34" w:rsidRPr="00597284" w:rsidRDefault="00422A34" w:rsidP="00422A34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21A74D71" w14:textId="77777777" w:rsidTr="00120DB2">
        <w:trPr>
          <w:jc w:val="center"/>
        </w:trPr>
        <w:tc>
          <w:tcPr>
            <w:tcW w:w="724" w:type="dxa"/>
          </w:tcPr>
          <w:p w14:paraId="0DBA5098" w14:textId="77777777" w:rsidR="00422A34" w:rsidRPr="00597284" w:rsidRDefault="00422A34" w:rsidP="00422A34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346" w:type="dxa"/>
          </w:tcPr>
          <w:p w14:paraId="3FB29EB3" w14:textId="50BBD67A" w:rsidR="00422A34" w:rsidRPr="00597284" w:rsidRDefault="00422A34" w:rsidP="00422A34">
            <w:pPr>
              <w:rPr>
                <w:color w:val="FF0000"/>
              </w:rPr>
            </w:pPr>
            <w:r w:rsidRPr="00597284">
              <w:rPr>
                <w:color w:val="FF0000"/>
              </w:rPr>
              <w:t>eeprom_dir_ser</w:t>
            </w:r>
          </w:p>
        </w:tc>
        <w:tc>
          <w:tcPr>
            <w:tcW w:w="3142" w:type="dxa"/>
          </w:tcPr>
          <w:p w14:paraId="427F1DCE" w14:textId="7072A821" w:rsidR="00422A34" w:rsidRPr="00597284" w:rsidRDefault="00422A34" w:rsidP="00422A34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13CC0F38" w14:textId="77777777" w:rsidTr="00120DB2">
        <w:trPr>
          <w:jc w:val="center"/>
        </w:trPr>
        <w:tc>
          <w:tcPr>
            <w:tcW w:w="724" w:type="dxa"/>
          </w:tcPr>
          <w:p w14:paraId="4FA30C2B" w14:textId="77777777" w:rsidR="00422A34" w:rsidRPr="00597284" w:rsidRDefault="00422A34" w:rsidP="00422A34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346" w:type="dxa"/>
          </w:tcPr>
          <w:p w14:paraId="3D16B1F3" w14:textId="0E142453" w:rsidR="00422A34" w:rsidRPr="00597284" w:rsidRDefault="00422A34" w:rsidP="00422A34">
            <w:pPr>
              <w:rPr>
                <w:color w:val="FF0000"/>
              </w:rPr>
            </w:pPr>
            <w:r w:rsidRPr="00597284">
              <w:rPr>
                <w:color w:val="FF0000"/>
              </w:rPr>
              <w:t>eeprom_dir_tudo_ser</w:t>
            </w:r>
          </w:p>
        </w:tc>
        <w:tc>
          <w:tcPr>
            <w:tcW w:w="3142" w:type="dxa"/>
          </w:tcPr>
          <w:p w14:paraId="2AB5996F" w14:textId="348F44A8" w:rsidR="00422A34" w:rsidRPr="00597284" w:rsidRDefault="00422A34" w:rsidP="00422A34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50A80F31" w14:textId="77777777" w:rsidTr="00120DB2">
        <w:trPr>
          <w:jc w:val="center"/>
        </w:trPr>
        <w:tc>
          <w:tcPr>
            <w:tcW w:w="724" w:type="dxa"/>
          </w:tcPr>
          <w:p w14:paraId="0852D5E3" w14:textId="77777777" w:rsidR="00422A34" w:rsidRPr="00597284" w:rsidRDefault="00422A34" w:rsidP="00422A34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346" w:type="dxa"/>
          </w:tcPr>
          <w:p w14:paraId="6CE4296C" w14:textId="78336AB7" w:rsidR="00422A34" w:rsidRPr="00597284" w:rsidRDefault="00422A34" w:rsidP="00422A34">
            <w:pPr>
              <w:rPr>
                <w:color w:val="FF0000"/>
              </w:rPr>
            </w:pPr>
            <w:r w:rsidRPr="00597284">
              <w:rPr>
                <w:color w:val="FF0000"/>
              </w:rPr>
              <w:t>eeprom_ser_config</w:t>
            </w:r>
          </w:p>
        </w:tc>
        <w:tc>
          <w:tcPr>
            <w:tcW w:w="3142" w:type="dxa"/>
          </w:tcPr>
          <w:p w14:paraId="08160AC6" w14:textId="5FDCB890" w:rsidR="00422A34" w:rsidRPr="00597284" w:rsidRDefault="00422A34" w:rsidP="00422A34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76A9187F" w14:textId="77777777" w:rsidTr="00120DB2">
        <w:trPr>
          <w:jc w:val="center"/>
        </w:trPr>
        <w:tc>
          <w:tcPr>
            <w:tcW w:w="724" w:type="dxa"/>
          </w:tcPr>
          <w:p w14:paraId="5A5BACA8" w14:textId="1F716C88" w:rsidR="00422A34" w:rsidRPr="00597284" w:rsidRDefault="00422A34" w:rsidP="00120DB2">
            <w:pPr>
              <w:rPr>
                <w:color w:val="FF0000"/>
              </w:rPr>
            </w:pPr>
          </w:p>
        </w:tc>
        <w:tc>
          <w:tcPr>
            <w:tcW w:w="2346" w:type="dxa"/>
          </w:tcPr>
          <w:p w14:paraId="09FB8B6A" w14:textId="1F51C7F9" w:rsidR="00422A34" w:rsidRPr="00597284" w:rsidRDefault="00422A34" w:rsidP="00120DB2">
            <w:pPr>
              <w:rPr>
                <w:color w:val="FF0000"/>
              </w:rPr>
            </w:pPr>
          </w:p>
        </w:tc>
        <w:tc>
          <w:tcPr>
            <w:tcW w:w="3142" w:type="dxa"/>
          </w:tcPr>
          <w:p w14:paraId="122027F2" w14:textId="501DB912" w:rsidR="00422A34" w:rsidRPr="00597284" w:rsidRDefault="00422A34" w:rsidP="00120DB2">
            <w:pPr>
              <w:rPr>
                <w:color w:val="FF0000"/>
              </w:rPr>
            </w:pPr>
          </w:p>
        </w:tc>
      </w:tr>
      <w:tr w:rsidR="00597284" w:rsidRPr="00597284" w14:paraId="352215A0" w14:textId="77777777" w:rsidTr="00E8125D">
        <w:trPr>
          <w:jc w:val="center"/>
        </w:trPr>
        <w:tc>
          <w:tcPr>
            <w:tcW w:w="724" w:type="dxa"/>
          </w:tcPr>
          <w:p w14:paraId="7112DA13" w14:textId="77777777" w:rsidR="00ED7760" w:rsidRPr="00597284" w:rsidRDefault="00ED7760" w:rsidP="00E8125D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346" w:type="dxa"/>
          </w:tcPr>
          <w:p w14:paraId="7B450E06" w14:textId="6E1A83F2" w:rsidR="00ED7760" w:rsidRPr="00597284" w:rsidRDefault="00ED7760" w:rsidP="00E8125D">
            <w:pPr>
              <w:rPr>
                <w:color w:val="FF0000"/>
              </w:rPr>
            </w:pPr>
            <w:r w:rsidRPr="00597284">
              <w:rPr>
                <w:color w:val="FF0000"/>
              </w:rPr>
              <w:t>eeprom_volta_sim</w:t>
            </w:r>
          </w:p>
        </w:tc>
        <w:tc>
          <w:tcPr>
            <w:tcW w:w="3142" w:type="dxa"/>
          </w:tcPr>
          <w:p w14:paraId="2337F797" w14:textId="15629CD0" w:rsidR="00ED7760" w:rsidRPr="00597284" w:rsidRDefault="00ED7760" w:rsidP="00E8125D">
            <w:pPr>
              <w:rPr>
                <w:color w:val="FF0000"/>
              </w:rPr>
            </w:pPr>
            <w:r w:rsidRPr="00597284">
              <w:rPr>
                <w:color w:val="FF0000"/>
              </w:rPr>
              <w:t>(int modo)</w:t>
            </w:r>
          </w:p>
        </w:tc>
      </w:tr>
      <w:tr w:rsidR="00597284" w:rsidRPr="00597284" w14:paraId="6F379108" w14:textId="77777777" w:rsidTr="00E8125D">
        <w:trPr>
          <w:jc w:val="center"/>
        </w:trPr>
        <w:tc>
          <w:tcPr>
            <w:tcW w:w="724" w:type="dxa"/>
          </w:tcPr>
          <w:p w14:paraId="77A476AF" w14:textId="77777777" w:rsidR="00ED7760" w:rsidRPr="00597284" w:rsidRDefault="00ED7760" w:rsidP="00E8125D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346" w:type="dxa"/>
          </w:tcPr>
          <w:p w14:paraId="7B6A166D" w14:textId="5EB1B12D" w:rsidR="00ED7760" w:rsidRPr="00597284" w:rsidRDefault="00ED7760" w:rsidP="00E8125D">
            <w:pPr>
              <w:rPr>
                <w:color w:val="FF0000"/>
              </w:rPr>
            </w:pPr>
            <w:r w:rsidRPr="00597284">
              <w:rPr>
                <w:color w:val="FF0000"/>
              </w:rPr>
              <w:t>eeprom_volta_nao</w:t>
            </w:r>
          </w:p>
        </w:tc>
        <w:tc>
          <w:tcPr>
            <w:tcW w:w="3142" w:type="dxa"/>
          </w:tcPr>
          <w:p w14:paraId="2FEB415E" w14:textId="77777777" w:rsidR="00ED7760" w:rsidRPr="00597284" w:rsidRDefault="00ED7760" w:rsidP="00E8125D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25E0B2F5" w14:textId="77777777" w:rsidTr="00E8125D">
        <w:trPr>
          <w:jc w:val="center"/>
        </w:trPr>
        <w:tc>
          <w:tcPr>
            <w:tcW w:w="724" w:type="dxa"/>
          </w:tcPr>
          <w:p w14:paraId="2F5A53E8" w14:textId="0E3D2028" w:rsidR="00ED7760" w:rsidRPr="00597284" w:rsidRDefault="00ED7760" w:rsidP="00E8125D">
            <w:pPr>
              <w:rPr>
                <w:color w:val="FF0000"/>
              </w:rPr>
            </w:pPr>
          </w:p>
        </w:tc>
        <w:tc>
          <w:tcPr>
            <w:tcW w:w="2346" w:type="dxa"/>
          </w:tcPr>
          <w:p w14:paraId="3751B0BE" w14:textId="40E0E1A4" w:rsidR="00ED7760" w:rsidRPr="00597284" w:rsidRDefault="00ED7760" w:rsidP="00E8125D">
            <w:pPr>
              <w:rPr>
                <w:color w:val="FF0000"/>
              </w:rPr>
            </w:pPr>
          </w:p>
        </w:tc>
        <w:tc>
          <w:tcPr>
            <w:tcW w:w="3142" w:type="dxa"/>
          </w:tcPr>
          <w:p w14:paraId="53F62B1C" w14:textId="383E160E" w:rsidR="00ED7760" w:rsidRPr="00597284" w:rsidRDefault="00ED7760" w:rsidP="00E8125D">
            <w:pPr>
              <w:rPr>
                <w:color w:val="FF0000"/>
              </w:rPr>
            </w:pPr>
          </w:p>
        </w:tc>
      </w:tr>
      <w:tr w:rsidR="00597284" w:rsidRPr="00597284" w14:paraId="63637A30" w14:textId="77777777" w:rsidTr="00600D6E">
        <w:trPr>
          <w:jc w:val="center"/>
        </w:trPr>
        <w:tc>
          <w:tcPr>
            <w:tcW w:w="724" w:type="dxa"/>
          </w:tcPr>
          <w:p w14:paraId="6F87D60A" w14:textId="77777777" w:rsidR="00600D6E" w:rsidRPr="00597284" w:rsidRDefault="00600D6E" w:rsidP="00C179F4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346" w:type="dxa"/>
          </w:tcPr>
          <w:p w14:paraId="492B20C3" w14:textId="77777777" w:rsidR="00600D6E" w:rsidRPr="00597284" w:rsidRDefault="00600D6E" w:rsidP="00C179F4">
            <w:pPr>
              <w:rPr>
                <w:color w:val="FF0000"/>
              </w:rPr>
            </w:pPr>
            <w:r w:rsidRPr="00597284">
              <w:rPr>
                <w:color w:val="FF0000"/>
              </w:rPr>
              <w:t>eeprom_apaga</w:t>
            </w:r>
          </w:p>
        </w:tc>
        <w:tc>
          <w:tcPr>
            <w:tcW w:w="3142" w:type="dxa"/>
          </w:tcPr>
          <w:p w14:paraId="1694BEAC" w14:textId="77777777" w:rsidR="00600D6E" w:rsidRPr="00597284" w:rsidRDefault="00600D6E" w:rsidP="00C179F4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586AF932" w14:textId="77777777" w:rsidTr="00600D6E">
        <w:trPr>
          <w:jc w:val="center"/>
        </w:trPr>
        <w:tc>
          <w:tcPr>
            <w:tcW w:w="724" w:type="dxa"/>
          </w:tcPr>
          <w:p w14:paraId="7A537BFE" w14:textId="77777777" w:rsidR="00600D6E" w:rsidRPr="00597284" w:rsidRDefault="00600D6E" w:rsidP="00C179F4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346" w:type="dxa"/>
          </w:tcPr>
          <w:p w14:paraId="6FC8C970" w14:textId="238939A8" w:rsidR="00600D6E" w:rsidRPr="00597284" w:rsidRDefault="00600D6E" w:rsidP="00C179F4">
            <w:pPr>
              <w:rPr>
                <w:color w:val="FF0000"/>
              </w:rPr>
            </w:pPr>
            <w:r w:rsidRPr="00597284">
              <w:rPr>
                <w:color w:val="FF0000"/>
              </w:rPr>
              <w:t>eeprom_apaga_config</w:t>
            </w:r>
          </w:p>
        </w:tc>
        <w:tc>
          <w:tcPr>
            <w:tcW w:w="3142" w:type="dxa"/>
          </w:tcPr>
          <w:p w14:paraId="04E4CBCC" w14:textId="77777777" w:rsidR="00600D6E" w:rsidRPr="00597284" w:rsidRDefault="00600D6E" w:rsidP="00C179F4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507CB46D" w14:textId="77777777" w:rsidTr="00677298">
        <w:trPr>
          <w:jc w:val="center"/>
        </w:trPr>
        <w:tc>
          <w:tcPr>
            <w:tcW w:w="724" w:type="dxa"/>
          </w:tcPr>
          <w:p w14:paraId="1B8ED713" w14:textId="77777777" w:rsidR="0032720F" w:rsidRPr="00597284" w:rsidRDefault="0032720F" w:rsidP="00677298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346" w:type="dxa"/>
          </w:tcPr>
          <w:p w14:paraId="51DDAEA5" w14:textId="77777777" w:rsidR="0032720F" w:rsidRPr="00597284" w:rsidRDefault="0032720F" w:rsidP="00677298">
            <w:pPr>
              <w:rPr>
                <w:color w:val="FF0000"/>
              </w:rPr>
            </w:pPr>
            <w:r w:rsidRPr="00597284">
              <w:rPr>
                <w:color w:val="FF0000"/>
              </w:rPr>
              <w:t>eeprom_apaga_dir</w:t>
            </w:r>
          </w:p>
        </w:tc>
        <w:tc>
          <w:tcPr>
            <w:tcW w:w="3142" w:type="dxa"/>
          </w:tcPr>
          <w:p w14:paraId="4081D95E" w14:textId="77777777" w:rsidR="0032720F" w:rsidRPr="00597284" w:rsidRDefault="0032720F" w:rsidP="00677298">
            <w:pPr>
              <w:rPr>
                <w:color w:val="FF0000"/>
              </w:rPr>
            </w:pPr>
            <w:r w:rsidRPr="00597284">
              <w:rPr>
                <w:color w:val="FF0000"/>
              </w:rPr>
              <w:t>(void)</w:t>
            </w:r>
          </w:p>
        </w:tc>
      </w:tr>
      <w:tr w:rsidR="00597284" w:rsidRPr="00597284" w14:paraId="5C78BA30" w14:textId="77777777" w:rsidTr="00600D6E">
        <w:trPr>
          <w:jc w:val="center"/>
        </w:trPr>
        <w:tc>
          <w:tcPr>
            <w:tcW w:w="724" w:type="dxa"/>
          </w:tcPr>
          <w:p w14:paraId="6C98151F" w14:textId="77777777" w:rsidR="00F6588B" w:rsidRPr="00597284" w:rsidRDefault="00F6588B" w:rsidP="00F6588B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346" w:type="dxa"/>
          </w:tcPr>
          <w:p w14:paraId="216F3828" w14:textId="011CF20E" w:rsidR="00F6588B" w:rsidRPr="00597284" w:rsidRDefault="00F6588B" w:rsidP="00F6588B">
            <w:pPr>
              <w:rPr>
                <w:color w:val="FF0000"/>
              </w:rPr>
            </w:pPr>
            <w:r w:rsidRPr="00597284">
              <w:rPr>
                <w:color w:val="FF0000"/>
              </w:rPr>
              <w:t>eeprom_</w:t>
            </w:r>
            <w:r w:rsidR="00422A34" w:rsidRPr="00597284">
              <w:rPr>
                <w:color w:val="FF0000"/>
              </w:rPr>
              <w:t>wr</w:t>
            </w:r>
            <w:r w:rsidR="0032720F" w:rsidRPr="00597284">
              <w:rPr>
                <w:color w:val="FF0000"/>
              </w:rPr>
              <w:t>_ff</w:t>
            </w:r>
          </w:p>
        </w:tc>
        <w:tc>
          <w:tcPr>
            <w:tcW w:w="3142" w:type="dxa"/>
          </w:tcPr>
          <w:p w14:paraId="42CA0D9B" w14:textId="48218FCE" w:rsidR="00F6588B" w:rsidRPr="00597284" w:rsidRDefault="00F6588B" w:rsidP="00F6588B">
            <w:pPr>
              <w:rPr>
                <w:color w:val="FF0000"/>
              </w:rPr>
            </w:pPr>
            <w:r w:rsidRPr="00597284">
              <w:rPr>
                <w:color w:val="FF0000"/>
              </w:rPr>
              <w:t>(</w:t>
            </w:r>
            <w:r w:rsidR="0032720F" w:rsidRPr="00597284">
              <w:rPr>
                <w:color w:val="FF0000"/>
              </w:rPr>
              <w:t>word adri, word qtd</w:t>
            </w:r>
            <w:r w:rsidRPr="00597284">
              <w:rPr>
                <w:color w:val="FF0000"/>
              </w:rPr>
              <w:t>)</w:t>
            </w:r>
          </w:p>
        </w:tc>
      </w:tr>
      <w:tr w:rsidR="00597284" w:rsidRPr="00597284" w14:paraId="3F671EBC" w14:textId="77777777" w:rsidTr="00C179F4">
        <w:trPr>
          <w:jc w:val="center"/>
        </w:trPr>
        <w:tc>
          <w:tcPr>
            <w:tcW w:w="724" w:type="dxa"/>
          </w:tcPr>
          <w:p w14:paraId="32D75177" w14:textId="77777777" w:rsidR="00600D6E" w:rsidRPr="00597284" w:rsidRDefault="00600D6E" w:rsidP="00C179F4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346" w:type="dxa"/>
          </w:tcPr>
          <w:p w14:paraId="095D0BD0" w14:textId="77777777" w:rsidR="00600D6E" w:rsidRPr="00597284" w:rsidRDefault="00600D6E" w:rsidP="00C179F4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eeprom_wr_seq</w:t>
            </w:r>
          </w:p>
        </w:tc>
        <w:tc>
          <w:tcPr>
            <w:tcW w:w="3142" w:type="dxa"/>
          </w:tcPr>
          <w:p w14:paraId="519AEC46" w14:textId="77777777" w:rsidR="00600D6E" w:rsidRPr="00597284" w:rsidRDefault="00600D6E" w:rsidP="00C179F4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(word adr, byte *vet, word qtd)</w:t>
            </w:r>
          </w:p>
        </w:tc>
      </w:tr>
      <w:tr w:rsidR="00597284" w:rsidRPr="00597284" w14:paraId="186EE184" w14:textId="77777777" w:rsidTr="00C179F4">
        <w:trPr>
          <w:jc w:val="center"/>
        </w:trPr>
        <w:tc>
          <w:tcPr>
            <w:tcW w:w="724" w:type="dxa"/>
          </w:tcPr>
          <w:p w14:paraId="1C362B27" w14:textId="77777777" w:rsidR="00600D6E" w:rsidRPr="00597284" w:rsidRDefault="00600D6E" w:rsidP="00C179F4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346" w:type="dxa"/>
          </w:tcPr>
          <w:p w14:paraId="65223C66" w14:textId="77777777" w:rsidR="00600D6E" w:rsidRPr="00597284" w:rsidRDefault="00600D6E" w:rsidP="00C179F4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eeprom_rd_seq</w:t>
            </w:r>
          </w:p>
        </w:tc>
        <w:tc>
          <w:tcPr>
            <w:tcW w:w="3142" w:type="dxa"/>
          </w:tcPr>
          <w:p w14:paraId="6D740EF6" w14:textId="77777777" w:rsidR="00600D6E" w:rsidRPr="00597284" w:rsidRDefault="00600D6E" w:rsidP="00C179F4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(word adr, byte *vet, word qtd)</w:t>
            </w:r>
          </w:p>
        </w:tc>
      </w:tr>
      <w:tr w:rsidR="00597284" w:rsidRPr="00597284" w14:paraId="7CC4A31F" w14:textId="77777777" w:rsidTr="00E8125D">
        <w:trPr>
          <w:jc w:val="center"/>
        </w:trPr>
        <w:tc>
          <w:tcPr>
            <w:tcW w:w="724" w:type="dxa"/>
          </w:tcPr>
          <w:p w14:paraId="012DA16D" w14:textId="7BEE1FFE" w:rsidR="00ED7760" w:rsidRPr="00597284" w:rsidRDefault="00ED7760" w:rsidP="00E8125D">
            <w:pPr>
              <w:rPr>
                <w:color w:val="FF0000"/>
                <w:lang w:val="en-US"/>
              </w:rPr>
            </w:pPr>
          </w:p>
        </w:tc>
        <w:tc>
          <w:tcPr>
            <w:tcW w:w="2346" w:type="dxa"/>
          </w:tcPr>
          <w:p w14:paraId="4E967BE2" w14:textId="4FB2081D" w:rsidR="00ED7760" w:rsidRPr="00597284" w:rsidRDefault="00ED7760" w:rsidP="00E8125D">
            <w:pPr>
              <w:rPr>
                <w:color w:val="FF0000"/>
                <w:lang w:val="en-US"/>
              </w:rPr>
            </w:pPr>
          </w:p>
        </w:tc>
        <w:tc>
          <w:tcPr>
            <w:tcW w:w="3142" w:type="dxa"/>
          </w:tcPr>
          <w:p w14:paraId="7E1B6A29" w14:textId="1EB2E2C3" w:rsidR="00ED7760" w:rsidRPr="00597284" w:rsidRDefault="00ED7760" w:rsidP="00E8125D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294FF115" w14:textId="77777777" w:rsidTr="00120DB2">
        <w:trPr>
          <w:jc w:val="center"/>
        </w:trPr>
        <w:tc>
          <w:tcPr>
            <w:tcW w:w="724" w:type="dxa"/>
          </w:tcPr>
          <w:p w14:paraId="71742B63" w14:textId="1F075741" w:rsidR="00422A34" w:rsidRPr="00597284" w:rsidRDefault="00422A34" w:rsidP="00120DB2">
            <w:pPr>
              <w:rPr>
                <w:color w:val="FF0000"/>
              </w:rPr>
            </w:pPr>
            <w:r w:rsidRPr="00597284">
              <w:rPr>
                <w:color w:val="FF0000"/>
              </w:rPr>
              <w:t>long</w:t>
            </w:r>
          </w:p>
        </w:tc>
        <w:tc>
          <w:tcPr>
            <w:tcW w:w="2346" w:type="dxa"/>
          </w:tcPr>
          <w:p w14:paraId="10B16729" w14:textId="12BBFD4E" w:rsidR="00422A34" w:rsidRPr="00597284" w:rsidRDefault="00422A34" w:rsidP="00120DB2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eeprom_rd_word32</w:t>
            </w:r>
          </w:p>
        </w:tc>
        <w:tc>
          <w:tcPr>
            <w:tcW w:w="3142" w:type="dxa"/>
          </w:tcPr>
          <w:p w14:paraId="00CF3C7B" w14:textId="55A3E681" w:rsidR="00422A34" w:rsidRPr="00597284" w:rsidRDefault="00422A34" w:rsidP="00120DB2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(word adr)</w:t>
            </w:r>
          </w:p>
        </w:tc>
      </w:tr>
      <w:tr w:rsidR="00597284" w:rsidRPr="00597284" w14:paraId="7D7B0AD9" w14:textId="77777777" w:rsidTr="00E8125D">
        <w:trPr>
          <w:jc w:val="center"/>
        </w:trPr>
        <w:tc>
          <w:tcPr>
            <w:tcW w:w="724" w:type="dxa"/>
          </w:tcPr>
          <w:p w14:paraId="550F15D5" w14:textId="01A75ABB" w:rsidR="00ED7760" w:rsidRPr="00597284" w:rsidRDefault="00ED7760" w:rsidP="00E8125D">
            <w:pPr>
              <w:rPr>
                <w:color w:val="FF0000"/>
              </w:rPr>
            </w:pPr>
            <w:r w:rsidRPr="00597284">
              <w:rPr>
                <w:color w:val="FF0000"/>
              </w:rPr>
              <w:t>word</w:t>
            </w:r>
          </w:p>
        </w:tc>
        <w:tc>
          <w:tcPr>
            <w:tcW w:w="2346" w:type="dxa"/>
          </w:tcPr>
          <w:p w14:paraId="3EC57966" w14:textId="7CA02E34" w:rsidR="00ED7760" w:rsidRPr="00597284" w:rsidRDefault="00ED7760" w:rsidP="00E8125D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eeprom_rd_word</w:t>
            </w:r>
          </w:p>
        </w:tc>
        <w:tc>
          <w:tcPr>
            <w:tcW w:w="3142" w:type="dxa"/>
          </w:tcPr>
          <w:p w14:paraId="38CF22E9" w14:textId="77777777" w:rsidR="00ED7760" w:rsidRPr="00597284" w:rsidRDefault="00ED7760" w:rsidP="00E8125D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(word adr)</w:t>
            </w:r>
          </w:p>
        </w:tc>
      </w:tr>
      <w:tr w:rsidR="00597284" w:rsidRPr="00597284" w14:paraId="5E5959BA" w14:textId="77777777" w:rsidTr="00120DB2">
        <w:trPr>
          <w:jc w:val="center"/>
        </w:trPr>
        <w:tc>
          <w:tcPr>
            <w:tcW w:w="724" w:type="dxa"/>
          </w:tcPr>
          <w:p w14:paraId="5DB5F339" w14:textId="77777777" w:rsidR="00422A34" w:rsidRPr="00597284" w:rsidRDefault="00422A34" w:rsidP="00120DB2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346" w:type="dxa"/>
          </w:tcPr>
          <w:p w14:paraId="2840C027" w14:textId="786D0A77" w:rsidR="00422A34" w:rsidRPr="00597284" w:rsidRDefault="00422A34" w:rsidP="00120DB2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eeprom_wr_word32</w:t>
            </w:r>
          </w:p>
        </w:tc>
        <w:tc>
          <w:tcPr>
            <w:tcW w:w="3142" w:type="dxa"/>
          </w:tcPr>
          <w:p w14:paraId="571867F7" w14:textId="54DEFF91" w:rsidR="00422A34" w:rsidRPr="00597284" w:rsidRDefault="00422A34" w:rsidP="00120DB2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(word adr, long dado)</w:t>
            </w:r>
          </w:p>
        </w:tc>
      </w:tr>
      <w:tr w:rsidR="00597284" w:rsidRPr="00597284" w14:paraId="26D34005" w14:textId="77777777" w:rsidTr="00120DB2">
        <w:trPr>
          <w:jc w:val="center"/>
        </w:trPr>
        <w:tc>
          <w:tcPr>
            <w:tcW w:w="724" w:type="dxa"/>
          </w:tcPr>
          <w:p w14:paraId="4268B213" w14:textId="77777777" w:rsidR="00422A34" w:rsidRPr="00597284" w:rsidRDefault="00422A34" w:rsidP="00120DB2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346" w:type="dxa"/>
          </w:tcPr>
          <w:p w14:paraId="458451CD" w14:textId="77777777" w:rsidR="00422A34" w:rsidRPr="00597284" w:rsidRDefault="00422A34" w:rsidP="00120DB2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eeprom_rd_vet_int</w:t>
            </w:r>
          </w:p>
        </w:tc>
        <w:tc>
          <w:tcPr>
            <w:tcW w:w="3142" w:type="dxa"/>
          </w:tcPr>
          <w:p w14:paraId="00430995" w14:textId="77777777" w:rsidR="00422A34" w:rsidRPr="00597284" w:rsidRDefault="00422A34" w:rsidP="00120DB2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(word adr, int *vt, byte qtd)</w:t>
            </w:r>
          </w:p>
        </w:tc>
      </w:tr>
      <w:tr w:rsidR="00597284" w:rsidRPr="00597284" w14:paraId="6EAD57BF" w14:textId="77777777" w:rsidTr="00120DB2">
        <w:trPr>
          <w:jc w:val="center"/>
        </w:trPr>
        <w:tc>
          <w:tcPr>
            <w:tcW w:w="724" w:type="dxa"/>
          </w:tcPr>
          <w:p w14:paraId="08C97E40" w14:textId="77777777" w:rsidR="00422A34" w:rsidRPr="00597284" w:rsidRDefault="00422A34" w:rsidP="00120DB2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346" w:type="dxa"/>
          </w:tcPr>
          <w:p w14:paraId="34FD0F9B" w14:textId="77777777" w:rsidR="00422A34" w:rsidRPr="00597284" w:rsidRDefault="00422A34" w:rsidP="00120DB2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eeprom_wr_word</w:t>
            </w:r>
          </w:p>
        </w:tc>
        <w:tc>
          <w:tcPr>
            <w:tcW w:w="3142" w:type="dxa"/>
          </w:tcPr>
          <w:p w14:paraId="6B4C718E" w14:textId="77777777" w:rsidR="00422A34" w:rsidRPr="00597284" w:rsidRDefault="00422A34" w:rsidP="00120DB2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(word adr, word dado)</w:t>
            </w:r>
          </w:p>
        </w:tc>
      </w:tr>
      <w:tr w:rsidR="00597284" w:rsidRPr="00597284" w14:paraId="37864DA1" w14:textId="77777777" w:rsidTr="00785DE6">
        <w:trPr>
          <w:jc w:val="center"/>
        </w:trPr>
        <w:tc>
          <w:tcPr>
            <w:tcW w:w="724" w:type="dxa"/>
          </w:tcPr>
          <w:p w14:paraId="24BD4D0D" w14:textId="40B31D3F" w:rsidR="006D7B3C" w:rsidRPr="00597284" w:rsidRDefault="006D7B3C" w:rsidP="00785DE6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346" w:type="dxa"/>
          </w:tcPr>
          <w:p w14:paraId="0D41AF29" w14:textId="0C0179D8" w:rsidR="006D7B3C" w:rsidRPr="00597284" w:rsidRDefault="006D7B3C" w:rsidP="00785DE6">
            <w:pPr>
              <w:rPr>
                <w:color w:val="FF0000"/>
              </w:rPr>
            </w:pPr>
            <w:r w:rsidRPr="00597284">
              <w:rPr>
                <w:color w:val="FF0000"/>
              </w:rPr>
              <w:t>eeprom_wr_str</w:t>
            </w:r>
          </w:p>
        </w:tc>
        <w:tc>
          <w:tcPr>
            <w:tcW w:w="3142" w:type="dxa"/>
          </w:tcPr>
          <w:p w14:paraId="2BE97DA8" w14:textId="0A0120EB" w:rsidR="006D7B3C" w:rsidRPr="00597284" w:rsidRDefault="006D7B3C" w:rsidP="00785DE6">
            <w:pPr>
              <w:rPr>
                <w:color w:val="FF0000"/>
              </w:rPr>
            </w:pPr>
            <w:r w:rsidRPr="00597284">
              <w:rPr>
                <w:color w:val="FF0000"/>
              </w:rPr>
              <w:t>(</w:t>
            </w:r>
            <w:r w:rsidR="00DC4AD0" w:rsidRPr="00597284">
              <w:rPr>
                <w:color w:val="FF0000"/>
              </w:rPr>
              <w:t xml:space="preserve">word adr, </w:t>
            </w:r>
            <w:r w:rsidRPr="00597284">
              <w:rPr>
                <w:color w:val="FF0000"/>
              </w:rPr>
              <w:t>byte *vet)</w:t>
            </w:r>
          </w:p>
        </w:tc>
      </w:tr>
      <w:tr w:rsidR="00597284" w:rsidRPr="00597284" w14:paraId="4CDEA4DB" w14:textId="77777777" w:rsidTr="004D7ED1">
        <w:trPr>
          <w:jc w:val="center"/>
        </w:trPr>
        <w:tc>
          <w:tcPr>
            <w:tcW w:w="724" w:type="dxa"/>
          </w:tcPr>
          <w:p w14:paraId="416D27A7" w14:textId="77777777" w:rsidR="00DC4AD0" w:rsidRPr="00597284" w:rsidRDefault="00DC4AD0" w:rsidP="004D7ED1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346" w:type="dxa"/>
          </w:tcPr>
          <w:p w14:paraId="139715DA" w14:textId="54465CC2" w:rsidR="00DC4AD0" w:rsidRPr="00597284" w:rsidRDefault="00DC4AD0" w:rsidP="004D7ED1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eeprom_rd_str</w:t>
            </w:r>
          </w:p>
        </w:tc>
        <w:tc>
          <w:tcPr>
            <w:tcW w:w="3142" w:type="dxa"/>
          </w:tcPr>
          <w:p w14:paraId="262DFA0E" w14:textId="2148FD5A" w:rsidR="00DC4AD0" w:rsidRPr="00597284" w:rsidRDefault="00DC4AD0" w:rsidP="004D7ED1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(word adr, byte *vt, byte qtd)</w:t>
            </w:r>
          </w:p>
        </w:tc>
      </w:tr>
      <w:tr w:rsidR="00597284" w:rsidRPr="00597284" w14:paraId="633D2A1C" w14:textId="77777777" w:rsidTr="00120DB2">
        <w:trPr>
          <w:jc w:val="center"/>
        </w:trPr>
        <w:tc>
          <w:tcPr>
            <w:tcW w:w="724" w:type="dxa"/>
          </w:tcPr>
          <w:p w14:paraId="188A935A" w14:textId="77777777" w:rsidR="00422A34" w:rsidRPr="00597284" w:rsidRDefault="00422A34" w:rsidP="00120DB2">
            <w:pPr>
              <w:rPr>
                <w:color w:val="FF0000"/>
              </w:rPr>
            </w:pPr>
            <w:r w:rsidRPr="00597284">
              <w:rPr>
                <w:color w:val="FF0000"/>
              </w:rPr>
              <w:t>void</w:t>
            </w:r>
          </w:p>
        </w:tc>
        <w:tc>
          <w:tcPr>
            <w:tcW w:w="2346" w:type="dxa"/>
          </w:tcPr>
          <w:p w14:paraId="17439CDE" w14:textId="77777777" w:rsidR="00422A34" w:rsidRPr="00597284" w:rsidRDefault="00422A34" w:rsidP="00120DB2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eeprom_wr_byte</w:t>
            </w:r>
          </w:p>
        </w:tc>
        <w:tc>
          <w:tcPr>
            <w:tcW w:w="3142" w:type="dxa"/>
          </w:tcPr>
          <w:p w14:paraId="17E5BAD5" w14:textId="77777777" w:rsidR="00422A34" w:rsidRPr="00597284" w:rsidRDefault="00422A34" w:rsidP="00120DB2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(word adr, byte dado)</w:t>
            </w:r>
          </w:p>
        </w:tc>
      </w:tr>
      <w:tr w:rsidR="00597284" w:rsidRPr="00597284" w14:paraId="6B5C871C" w14:textId="77777777" w:rsidTr="00C179F4">
        <w:trPr>
          <w:jc w:val="center"/>
        </w:trPr>
        <w:tc>
          <w:tcPr>
            <w:tcW w:w="724" w:type="dxa"/>
          </w:tcPr>
          <w:p w14:paraId="70CE3907" w14:textId="40DE1BE9" w:rsidR="00600D6E" w:rsidRPr="00597284" w:rsidRDefault="00600D6E" w:rsidP="00C179F4">
            <w:pPr>
              <w:rPr>
                <w:color w:val="FF0000"/>
              </w:rPr>
            </w:pPr>
            <w:r w:rsidRPr="00597284">
              <w:rPr>
                <w:color w:val="FF0000"/>
              </w:rPr>
              <w:t>byte</w:t>
            </w:r>
          </w:p>
        </w:tc>
        <w:tc>
          <w:tcPr>
            <w:tcW w:w="2346" w:type="dxa"/>
          </w:tcPr>
          <w:p w14:paraId="326EA499" w14:textId="5B24A262" w:rsidR="00600D6E" w:rsidRPr="00597284" w:rsidRDefault="00600D6E" w:rsidP="00C179F4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eeprom_rd_byte</w:t>
            </w:r>
          </w:p>
        </w:tc>
        <w:tc>
          <w:tcPr>
            <w:tcW w:w="3142" w:type="dxa"/>
          </w:tcPr>
          <w:p w14:paraId="59AD6084" w14:textId="1CB30CC5" w:rsidR="00600D6E" w:rsidRPr="00597284" w:rsidRDefault="00600D6E" w:rsidP="00C179F4">
            <w:pPr>
              <w:rPr>
                <w:color w:val="FF0000"/>
                <w:lang w:val="en-US"/>
              </w:rPr>
            </w:pPr>
            <w:r w:rsidRPr="00597284">
              <w:rPr>
                <w:color w:val="FF0000"/>
                <w:lang w:val="en-US"/>
              </w:rPr>
              <w:t>(word adr)</w:t>
            </w:r>
          </w:p>
        </w:tc>
      </w:tr>
      <w:tr w:rsidR="00597284" w:rsidRPr="00597284" w14:paraId="74493C70" w14:textId="77777777" w:rsidTr="00600D6E">
        <w:trPr>
          <w:jc w:val="center"/>
        </w:trPr>
        <w:tc>
          <w:tcPr>
            <w:tcW w:w="724" w:type="dxa"/>
          </w:tcPr>
          <w:p w14:paraId="1E8BBD33" w14:textId="2D2F67D6" w:rsidR="00600D6E" w:rsidRPr="00597284" w:rsidRDefault="00600D6E" w:rsidP="00600D6E">
            <w:pPr>
              <w:rPr>
                <w:color w:val="FF0000"/>
              </w:rPr>
            </w:pPr>
          </w:p>
        </w:tc>
        <w:tc>
          <w:tcPr>
            <w:tcW w:w="2346" w:type="dxa"/>
          </w:tcPr>
          <w:p w14:paraId="71E6075F" w14:textId="3DA99113" w:rsidR="00600D6E" w:rsidRPr="00597284" w:rsidRDefault="00600D6E" w:rsidP="00600D6E">
            <w:pPr>
              <w:rPr>
                <w:color w:val="FF0000"/>
                <w:lang w:val="en-US"/>
              </w:rPr>
            </w:pPr>
          </w:p>
        </w:tc>
        <w:tc>
          <w:tcPr>
            <w:tcW w:w="3142" w:type="dxa"/>
          </w:tcPr>
          <w:p w14:paraId="20B5AA0B" w14:textId="721F8120" w:rsidR="00600D6E" w:rsidRPr="00597284" w:rsidRDefault="00600D6E" w:rsidP="00600D6E">
            <w:pPr>
              <w:rPr>
                <w:color w:val="FF0000"/>
                <w:lang w:val="en-US"/>
              </w:rPr>
            </w:pPr>
          </w:p>
        </w:tc>
      </w:tr>
      <w:tr w:rsidR="00597284" w:rsidRPr="00597284" w14:paraId="3EB069A0" w14:textId="77777777" w:rsidTr="00600D6E">
        <w:trPr>
          <w:jc w:val="center"/>
        </w:trPr>
        <w:tc>
          <w:tcPr>
            <w:tcW w:w="724" w:type="dxa"/>
          </w:tcPr>
          <w:p w14:paraId="38A089BA" w14:textId="0180485B" w:rsidR="00600D6E" w:rsidRPr="00597284" w:rsidRDefault="00600D6E" w:rsidP="00600D6E">
            <w:pPr>
              <w:rPr>
                <w:color w:val="FF0000"/>
              </w:rPr>
            </w:pPr>
          </w:p>
        </w:tc>
        <w:tc>
          <w:tcPr>
            <w:tcW w:w="2346" w:type="dxa"/>
          </w:tcPr>
          <w:p w14:paraId="01D073EC" w14:textId="5582443A" w:rsidR="00600D6E" w:rsidRPr="00597284" w:rsidRDefault="00600D6E" w:rsidP="00600D6E">
            <w:pPr>
              <w:rPr>
                <w:color w:val="FF0000"/>
              </w:rPr>
            </w:pPr>
          </w:p>
        </w:tc>
        <w:tc>
          <w:tcPr>
            <w:tcW w:w="3142" w:type="dxa"/>
          </w:tcPr>
          <w:p w14:paraId="34FBE5EC" w14:textId="30B9731F" w:rsidR="00600D6E" w:rsidRPr="00597284" w:rsidRDefault="00600D6E" w:rsidP="00600D6E">
            <w:pPr>
              <w:rPr>
                <w:color w:val="FF0000"/>
              </w:rPr>
            </w:pPr>
          </w:p>
        </w:tc>
      </w:tr>
      <w:tr w:rsidR="00597284" w:rsidRPr="00597284" w14:paraId="3D9CC920" w14:textId="77777777" w:rsidTr="00600D6E">
        <w:trPr>
          <w:jc w:val="center"/>
        </w:trPr>
        <w:tc>
          <w:tcPr>
            <w:tcW w:w="724" w:type="dxa"/>
          </w:tcPr>
          <w:p w14:paraId="10D0F645" w14:textId="77777777" w:rsidR="00600D6E" w:rsidRPr="00597284" w:rsidRDefault="00600D6E" w:rsidP="00600D6E">
            <w:pPr>
              <w:rPr>
                <w:color w:val="FF0000"/>
              </w:rPr>
            </w:pPr>
          </w:p>
        </w:tc>
        <w:tc>
          <w:tcPr>
            <w:tcW w:w="2346" w:type="dxa"/>
          </w:tcPr>
          <w:p w14:paraId="3B84720F" w14:textId="77777777" w:rsidR="00600D6E" w:rsidRPr="00597284" w:rsidRDefault="00600D6E" w:rsidP="00600D6E">
            <w:pPr>
              <w:rPr>
                <w:color w:val="FF0000"/>
              </w:rPr>
            </w:pPr>
          </w:p>
        </w:tc>
        <w:tc>
          <w:tcPr>
            <w:tcW w:w="3142" w:type="dxa"/>
          </w:tcPr>
          <w:p w14:paraId="63187DBE" w14:textId="77777777" w:rsidR="00600D6E" w:rsidRPr="00597284" w:rsidRDefault="00600D6E" w:rsidP="00600D6E">
            <w:pPr>
              <w:rPr>
                <w:color w:val="FF0000"/>
              </w:rPr>
            </w:pPr>
          </w:p>
        </w:tc>
      </w:tr>
      <w:tr w:rsidR="00597284" w:rsidRPr="00597284" w14:paraId="34348170" w14:textId="77777777" w:rsidTr="00600D6E">
        <w:trPr>
          <w:jc w:val="center"/>
        </w:trPr>
        <w:tc>
          <w:tcPr>
            <w:tcW w:w="724" w:type="dxa"/>
          </w:tcPr>
          <w:p w14:paraId="42DCA811" w14:textId="35525A23" w:rsidR="00600D6E" w:rsidRPr="00597284" w:rsidRDefault="00600D6E" w:rsidP="00600D6E">
            <w:pPr>
              <w:rPr>
                <w:color w:val="FF0000"/>
              </w:rPr>
            </w:pPr>
          </w:p>
        </w:tc>
        <w:tc>
          <w:tcPr>
            <w:tcW w:w="2346" w:type="dxa"/>
          </w:tcPr>
          <w:p w14:paraId="26286D0B" w14:textId="6EF482FF" w:rsidR="00600D6E" w:rsidRPr="00597284" w:rsidRDefault="00600D6E" w:rsidP="00600D6E">
            <w:pPr>
              <w:rPr>
                <w:color w:val="FF0000"/>
              </w:rPr>
            </w:pPr>
          </w:p>
        </w:tc>
        <w:tc>
          <w:tcPr>
            <w:tcW w:w="3142" w:type="dxa"/>
          </w:tcPr>
          <w:p w14:paraId="77EC02CE" w14:textId="1BFDB424" w:rsidR="00600D6E" w:rsidRPr="00597284" w:rsidRDefault="00600D6E" w:rsidP="00600D6E">
            <w:pPr>
              <w:rPr>
                <w:color w:val="FF0000"/>
              </w:rPr>
            </w:pPr>
          </w:p>
        </w:tc>
      </w:tr>
      <w:tr w:rsidR="00600D6E" w:rsidRPr="00597284" w14:paraId="572F44A1" w14:textId="77777777" w:rsidTr="00600D6E">
        <w:trPr>
          <w:jc w:val="center"/>
        </w:trPr>
        <w:tc>
          <w:tcPr>
            <w:tcW w:w="724" w:type="dxa"/>
          </w:tcPr>
          <w:p w14:paraId="5D566F0A" w14:textId="76D37A5C" w:rsidR="00600D6E" w:rsidRPr="00597284" w:rsidRDefault="00600D6E" w:rsidP="00600D6E">
            <w:pPr>
              <w:rPr>
                <w:color w:val="FF0000"/>
              </w:rPr>
            </w:pPr>
          </w:p>
        </w:tc>
        <w:tc>
          <w:tcPr>
            <w:tcW w:w="2346" w:type="dxa"/>
          </w:tcPr>
          <w:p w14:paraId="57EECC2A" w14:textId="6EEF8BCF" w:rsidR="00600D6E" w:rsidRPr="00597284" w:rsidRDefault="00600D6E" w:rsidP="00600D6E">
            <w:pPr>
              <w:rPr>
                <w:color w:val="FF0000"/>
              </w:rPr>
            </w:pPr>
          </w:p>
        </w:tc>
        <w:tc>
          <w:tcPr>
            <w:tcW w:w="3142" w:type="dxa"/>
          </w:tcPr>
          <w:p w14:paraId="7F1B58EC" w14:textId="3358C0F7" w:rsidR="00600D6E" w:rsidRPr="00597284" w:rsidRDefault="00600D6E" w:rsidP="00600D6E">
            <w:pPr>
              <w:rPr>
                <w:color w:val="FF0000"/>
              </w:rPr>
            </w:pPr>
          </w:p>
        </w:tc>
      </w:tr>
    </w:tbl>
    <w:p w14:paraId="706ABB94" w14:textId="0C278A2D" w:rsidR="00790C92" w:rsidRPr="00597284" w:rsidRDefault="00790C92" w:rsidP="00ED7760">
      <w:pPr>
        <w:pStyle w:val="PargrafodaLista"/>
        <w:spacing w:after="0"/>
        <w:rPr>
          <w:color w:val="FF0000"/>
        </w:rPr>
      </w:pPr>
    </w:p>
    <w:p w14:paraId="63ECA069" w14:textId="77777777" w:rsidR="000E5EDA" w:rsidRPr="00597284" w:rsidRDefault="000E5EDA" w:rsidP="00ED7760">
      <w:pPr>
        <w:pStyle w:val="PargrafodaLista"/>
        <w:spacing w:after="0"/>
        <w:rPr>
          <w:color w:val="FF0000"/>
        </w:rPr>
      </w:pPr>
    </w:p>
    <w:p w14:paraId="60428984" w14:textId="75C7A14E" w:rsidR="00ED7760" w:rsidRPr="00597284" w:rsidRDefault="00ED7760" w:rsidP="00ED7760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eeprom_volta_sim</w:t>
      </w:r>
      <w:r w:rsidRPr="00597284">
        <w:rPr>
          <w:color w:val="FF0000"/>
          <w:lang w:val="en-US"/>
        </w:rPr>
        <w:t xml:space="preserve"> (word md)</w:t>
      </w:r>
    </w:p>
    <w:p w14:paraId="2E3628E0" w14:textId="77777777" w:rsidR="00ED7760" w:rsidRPr="00597284" w:rsidRDefault="00ED7760" w:rsidP="00ED7760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Gravar na EEPROM o código SS para que ao ligar, seja restaurado do modo anterior.</w:t>
      </w:r>
    </w:p>
    <w:p w14:paraId="09FD2C21" w14:textId="77777777" w:rsidR="00ED7760" w:rsidRPr="00597284" w:rsidRDefault="00ED7760" w:rsidP="00ED7760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Modo anterior “md”.</w:t>
      </w:r>
    </w:p>
    <w:p w14:paraId="5B21BB80" w14:textId="4A58FCFD" w:rsidR="00ED7760" w:rsidRPr="00597284" w:rsidRDefault="00ED7760" w:rsidP="00ED7760">
      <w:pPr>
        <w:pStyle w:val="PargrafodaLista"/>
        <w:spacing w:after="0"/>
        <w:rPr>
          <w:color w:val="FF0000"/>
        </w:rPr>
      </w:pPr>
    </w:p>
    <w:p w14:paraId="1CACD376" w14:textId="30BF78ED" w:rsidR="00ED7760" w:rsidRPr="00597284" w:rsidRDefault="00ED7760" w:rsidP="00ED7760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void </w:t>
      </w:r>
      <w:r w:rsidRPr="00597284">
        <w:rPr>
          <w:b/>
          <w:bCs/>
          <w:color w:val="FF0000"/>
        </w:rPr>
        <w:t>eeprom_volta_nao</w:t>
      </w:r>
      <w:r w:rsidRPr="00597284">
        <w:rPr>
          <w:color w:val="FF0000"/>
        </w:rPr>
        <w:t xml:space="preserve"> (void)</w:t>
      </w:r>
    </w:p>
    <w:p w14:paraId="01059CB0" w14:textId="07882EF8" w:rsidR="00ED7760" w:rsidRPr="00597284" w:rsidRDefault="00ED7760" w:rsidP="00ED7760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Gravar na EEPROM o código NN para que ao ligar, NÃO seja restaurado do modo anterior.</w:t>
      </w:r>
    </w:p>
    <w:p w14:paraId="52EE57D8" w14:textId="77777777" w:rsidR="00ED7760" w:rsidRPr="00597284" w:rsidRDefault="00ED7760" w:rsidP="00ED7760">
      <w:pPr>
        <w:pStyle w:val="PargrafodaLista"/>
        <w:spacing w:after="0"/>
        <w:rPr>
          <w:color w:val="FF0000"/>
        </w:rPr>
      </w:pPr>
    </w:p>
    <w:p w14:paraId="0D4DA0FE" w14:textId="66A3B90A" w:rsidR="00600D6E" w:rsidRPr="00597284" w:rsidRDefault="00600D6E" w:rsidP="00600D6E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eeprom_apaga</w:t>
      </w:r>
      <w:r w:rsidRPr="00597284">
        <w:rPr>
          <w:color w:val="FF0000"/>
          <w:lang w:val="en-US"/>
        </w:rPr>
        <w:t xml:space="preserve"> (void)</w:t>
      </w:r>
    </w:p>
    <w:p w14:paraId="6A2C3A65" w14:textId="11839D67" w:rsidR="00600D6E" w:rsidRPr="00597284" w:rsidRDefault="00600D6E" w:rsidP="00600D6E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Gravar 0xFF em toda a EEPROM.</w:t>
      </w:r>
    </w:p>
    <w:p w14:paraId="7D27BB78" w14:textId="77777777" w:rsidR="00600D6E" w:rsidRPr="00597284" w:rsidRDefault="00600D6E" w:rsidP="00600D6E">
      <w:pPr>
        <w:pStyle w:val="PargrafodaLista"/>
        <w:spacing w:after="0"/>
        <w:rPr>
          <w:color w:val="FF0000"/>
        </w:rPr>
      </w:pPr>
    </w:p>
    <w:p w14:paraId="2B76D6B9" w14:textId="73508FBB" w:rsidR="00600D6E" w:rsidRPr="00597284" w:rsidRDefault="00600D6E" w:rsidP="00600D6E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lastRenderedPageBreak/>
        <w:t xml:space="preserve">void </w:t>
      </w:r>
      <w:r w:rsidRPr="00597284">
        <w:rPr>
          <w:b/>
          <w:bCs/>
          <w:color w:val="FF0000"/>
          <w:lang w:val="en-US"/>
        </w:rPr>
        <w:t>eeprom_apaga_config</w:t>
      </w:r>
      <w:r w:rsidR="00D64071" w:rsidRPr="00597284">
        <w:rPr>
          <w:color w:val="FF0000"/>
          <w:lang w:val="en-US"/>
        </w:rPr>
        <w:t xml:space="preserve"> </w:t>
      </w:r>
      <w:r w:rsidRPr="00597284">
        <w:rPr>
          <w:color w:val="FF0000"/>
          <w:lang w:val="en-US"/>
        </w:rPr>
        <w:t>(void)</w:t>
      </w:r>
    </w:p>
    <w:p w14:paraId="41C03309" w14:textId="5AA5384F" w:rsidR="00600D6E" w:rsidRPr="00597284" w:rsidRDefault="00600D6E" w:rsidP="00600D6E">
      <w:pPr>
        <w:pStyle w:val="PargrafodaLista"/>
        <w:spacing w:after="0"/>
        <w:rPr>
          <w:color w:val="FF0000"/>
          <w:lang w:val="es-EC"/>
        </w:rPr>
      </w:pPr>
      <w:r w:rsidRPr="00597284">
        <w:rPr>
          <w:color w:val="FF0000"/>
        </w:rPr>
        <w:t xml:space="preserve">Gravar 0xFF na área de configuração (0,...,63). </w:t>
      </w:r>
      <w:r w:rsidRPr="00597284">
        <w:rPr>
          <w:color w:val="FF0000"/>
          <w:lang w:val="es-EC"/>
        </w:rPr>
        <w:t>Está definido EE_DIR_INI=64</w:t>
      </w:r>
    </w:p>
    <w:p w14:paraId="7165394D" w14:textId="77777777" w:rsidR="00600D6E" w:rsidRPr="00597284" w:rsidRDefault="00600D6E" w:rsidP="00600D6E">
      <w:pPr>
        <w:pStyle w:val="PargrafodaLista"/>
        <w:spacing w:after="0"/>
        <w:rPr>
          <w:color w:val="FF0000"/>
          <w:lang w:val="es-EC"/>
        </w:rPr>
      </w:pPr>
    </w:p>
    <w:p w14:paraId="5EE0B782" w14:textId="44320B27" w:rsidR="00600D6E" w:rsidRPr="00597284" w:rsidRDefault="00600D6E" w:rsidP="00600D6E">
      <w:pPr>
        <w:pStyle w:val="PargrafodaLista"/>
        <w:numPr>
          <w:ilvl w:val="0"/>
          <w:numId w:val="2"/>
        </w:numPr>
        <w:spacing w:after="0"/>
        <w:rPr>
          <w:color w:val="FF0000"/>
        </w:rPr>
      </w:pPr>
      <w:r w:rsidRPr="00597284">
        <w:rPr>
          <w:color w:val="FF0000"/>
        </w:rPr>
        <w:t xml:space="preserve">void </w:t>
      </w:r>
      <w:r w:rsidRPr="00597284">
        <w:rPr>
          <w:b/>
          <w:bCs/>
          <w:color w:val="FF0000"/>
        </w:rPr>
        <w:t>eeprom_apaga_dir</w:t>
      </w:r>
      <w:r w:rsidR="00D64071" w:rsidRPr="00597284">
        <w:rPr>
          <w:color w:val="FF0000"/>
        </w:rPr>
        <w:t xml:space="preserve"> </w:t>
      </w:r>
      <w:r w:rsidRPr="00597284">
        <w:rPr>
          <w:color w:val="FF0000"/>
        </w:rPr>
        <w:t>(void)</w:t>
      </w:r>
    </w:p>
    <w:p w14:paraId="0F9D1604" w14:textId="4A96ADC6" w:rsidR="00600D6E" w:rsidRPr="00597284" w:rsidRDefault="00600D6E" w:rsidP="00600D6E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Gravar 0xFF na área de diretórios (64,...,1023). Está definido EE_DIR_INI=64 e EEPROM_TAM=1024</w:t>
      </w:r>
    </w:p>
    <w:p w14:paraId="119559E7" w14:textId="29A6A5A5" w:rsidR="0032720F" w:rsidRPr="00597284" w:rsidRDefault="0032720F" w:rsidP="00600D6E">
      <w:pPr>
        <w:pStyle w:val="PargrafodaLista"/>
        <w:spacing w:after="0"/>
        <w:rPr>
          <w:color w:val="FF0000"/>
        </w:rPr>
      </w:pPr>
    </w:p>
    <w:p w14:paraId="60734792" w14:textId="2FF1D426" w:rsidR="0032720F" w:rsidRPr="00597284" w:rsidRDefault="0032720F" w:rsidP="0032720F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eeprom_wr_ff</w:t>
      </w:r>
      <w:r w:rsidRPr="00597284">
        <w:rPr>
          <w:color w:val="FF0000"/>
          <w:lang w:val="en-US"/>
        </w:rPr>
        <w:t xml:space="preserve"> (word adri, word qtd){</w:t>
      </w:r>
    </w:p>
    <w:p w14:paraId="297914D5" w14:textId="0465F20B" w:rsidR="0032720F" w:rsidRPr="00597284" w:rsidRDefault="0032720F" w:rsidP="0032720F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Gravar qtd bytes 0xFF numa faixa de endereços. adri=endereço inicial.</w:t>
      </w:r>
    </w:p>
    <w:p w14:paraId="560EC7F1" w14:textId="77777777" w:rsidR="00600D6E" w:rsidRPr="00597284" w:rsidRDefault="00600D6E" w:rsidP="00600D6E">
      <w:pPr>
        <w:pStyle w:val="PargrafodaLista"/>
        <w:spacing w:after="0"/>
        <w:rPr>
          <w:color w:val="FF0000"/>
        </w:rPr>
      </w:pPr>
    </w:p>
    <w:p w14:paraId="3733E40C" w14:textId="6917F21F" w:rsidR="00600D6E" w:rsidRPr="00597284" w:rsidRDefault="00600D6E" w:rsidP="00600D6E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eeprom_wr_seq</w:t>
      </w:r>
      <w:r w:rsidR="00D64071" w:rsidRPr="00597284">
        <w:rPr>
          <w:color w:val="FF0000"/>
          <w:lang w:val="en-US"/>
        </w:rPr>
        <w:t xml:space="preserve"> </w:t>
      </w:r>
      <w:r w:rsidRPr="00597284">
        <w:rPr>
          <w:color w:val="FF0000"/>
          <w:lang w:val="en-US"/>
        </w:rPr>
        <w:t>(word adr, byte *vet, word qtd)</w:t>
      </w:r>
    </w:p>
    <w:p w14:paraId="712D28E6" w14:textId="514988F7" w:rsidR="00D64071" w:rsidRPr="00597284" w:rsidRDefault="00600D6E" w:rsidP="00600D6E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 xml:space="preserve">Gravar </w:t>
      </w:r>
      <w:r w:rsidR="00D64071" w:rsidRPr="00597284">
        <w:rPr>
          <w:color w:val="FF0000"/>
        </w:rPr>
        <w:t>qtd bytes do vetor vet a partir de adr.</w:t>
      </w:r>
    </w:p>
    <w:p w14:paraId="217140D7" w14:textId="77777777" w:rsidR="00600D6E" w:rsidRPr="00597284" w:rsidRDefault="00600D6E" w:rsidP="00D64071">
      <w:pPr>
        <w:spacing w:after="0"/>
        <w:rPr>
          <w:color w:val="FF0000"/>
        </w:rPr>
      </w:pPr>
    </w:p>
    <w:p w14:paraId="039A50FC" w14:textId="4C09F618" w:rsidR="00600D6E" w:rsidRPr="00597284" w:rsidRDefault="00600D6E" w:rsidP="00600D6E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eeprom_rd_seq</w:t>
      </w:r>
      <w:r w:rsidR="00D64071" w:rsidRPr="00597284">
        <w:rPr>
          <w:color w:val="FF0000"/>
          <w:lang w:val="en-US"/>
        </w:rPr>
        <w:t xml:space="preserve"> </w:t>
      </w:r>
      <w:r w:rsidRPr="00597284">
        <w:rPr>
          <w:color w:val="FF0000"/>
          <w:lang w:val="en-US"/>
        </w:rPr>
        <w:t>(word adr, byte *vet, word qtd)</w:t>
      </w:r>
    </w:p>
    <w:p w14:paraId="73E90472" w14:textId="77777777" w:rsidR="00D64071" w:rsidRPr="00597284" w:rsidRDefault="00D64071" w:rsidP="00D64071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Ler qtd bytes a partir do endereço adr e gravar no vetor vet.</w:t>
      </w:r>
    </w:p>
    <w:p w14:paraId="34185621" w14:textId="1095C987" w:rsidR="00600D6E" w:rsidRPr="00597284" w:rsidRDefault="00600D6E" w:rsidP="00D64071">
      <w:pPr>
        <w:pStyle w:val="PargrafodaLista"/>
        <w:spacing w:after="0"/>
        <w:rPr>
          <w:color w:val="FF0000"/>
        </w:rPr>
      </w:pPr>
    </w:p>
    <w:p w14:paraId="6C7EFA92" w14:textId="6B5DE2E4" w:rsidR="00C60D1D" w:rsidRPr="00597284" w:rsidRDefault="00C60D1D" w:rsidP="00C60D1D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eeprom_wr_word</w:t>
      </w:r>
      <w:r w:rsidRPr="00597284">
        <w:rPr>
          <w:color w:val="FF0000"/>
          <w:lang w:val="en-US"/>
        </w:rPr>
        <w:t xml:space="preserve"> (word adr, word dado)</w:t>
      </w:r>
    </w:p>
    <w:p w14:paraId="5E5FA6CD" w14:textId="47459F30" w:rsidR="00C60D1D" w:rsidRPr="00597284" w:rsidRDefault="00C60D1D" w:rsidP="00C60D1D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Gravar a word dado no endereço adr. É big endian, grava primeiro o MSB.</w:t>
      </w:r>
    </w:p>
    <w:p w14:paraId="168EF8BE" w14:textId="2C6674D6" w:rsidR="00C60D1D" w:rsidRPr="00597284" w:rsidRDefault="00C60D1D" w:rsidP="00C60D1D">
      <w:pPr>
        <w:pStyle w:val="PargrafodaLista"/>
        <w:spacing w:after="0"/>
        <w:rPr>
          <w:color w:val="FF0000"/>
        </w:rPr>
      </w:pPr>
    </w:p>
    <w:p w14:paraId="7EC4772D" w14:textId="40F41F2F" w:rsidR="007E5334" w:rsidRPr="00597284" w:rsidRDefault="007E5334" w:rsidP="007E5334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eeprom_rd_vet_int</w:t>
      </w:r>
      <w:r w:rsidRPr="00597284">
        <w:rPr>
          <w:color w:val="FF0000"/>
          <w:lang w:val="en-US"/>
        </w:rPr>
        <w:t xml:space="preserve"> (word adr, int *vet, byte qtd)</w:t>
      </w:r>
    </w:p>
    <w:p w14:paraId="69DB542A" w14:textId="77777777" w:rsidR="007E5334" w:rsidRPr="00597284" w:rsidRDefault="007E5334" w:rsidP="007E5334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Ler uma certa quantidade de inteiros da EEPROM.</w:t>
      </w:r>
    </w:p>
    <w:p w14:paraId="162AB091" w14:textId="77777777" w:rsidR="007E5334" w:rsidRPr="00597284" w:rsidRDefault="007E5334" w:rsidP="00C60D1D">
      <w:pPr>
        <w:pStyle w:val="PargrafodaLista"/>
        <w:spacing w:after="0"/>
        <w:rPr>
          <w:color w:val="FF0000"/>
        </w:rPr>
      </w:pPr>
    </w:p>
    <w:p w14:paraId="05E94494" w14:textId="4B02D45F" w:rsidR="00C60D1D" w:rsidRPr="00597284" w:rsidRDefault="00C60D1D" w:rsidP="00C60D1D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word </w:t>
      </w:r>
      <w:r w:rsidRPr="00597284">
        <w:rPr>
          <w:b/>
          <w:bCs/>
          <w:color w:val="FF0000"/>
          <w:lang w:val="en-US"/>
        </w:rPr>
        <w:t>eeprom_rd_word</w:t>
      </w:r>
      <w:r w:rsidRPr="00597284">
        <w:rPr>
          <w:color w:val="FF0000"/>
          <w:lang w:val="en-US"/>
        </w:rPr>
        <w:t xml:space="preserve"> (word adr)</w:t>
      </w:r>
    </w:p>
    <w:p w14:paraId="60F8940A" w14:textId="533B50AC" w:rsidR="00C60D1D" w:rsidRPr="00597284" w:rsidRDefault="00C60D1D" w:rsidP="00C60D1D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a word do endereço adr. É big endian, lê primeiro o MSB.</w:t>
      </w:r>
    </w:p>
    <w:p w14:paraId="5D60FAB6" w14:textId="07D2C19A" w:rsidR="00C60D1D" w:rsidRPr="00597284" w:rsidRDefault="00C60D1D" w:rsidP="00D64071">
      <w:pPr>
        <w:pStyle w:val="PargrafodaLista"/>
        <w:spacing w:after="0"/>
        <w:rPr>
          <w:color w:val="FF0000"/>
        </w:rPr>
      </w:pPr>
    </w:p>
    <w:p w14:paraId="3B59E22C" w14:textId="00A49A54" w:rsidR="000E5EDA" w:rsidRPr="00597284" w:rsidRDefault="000E5EDA" w:rsidP="000E5EDA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eeprom_wr_str</w:t>
      </w:r>
      <w:r w:rsidR="00DC4AD0" w:rsidRPr="00597284">
        <w:rPr>
          <w:b/>
          <w:bCs/>
          <w:color w:val="FF0000"/>
          <w:lang w:val="en-US"/>
        </w:rPr>
        <w:t xml:space="preserve"> </w:t>
      </w:r>
      <w:r w:rsidRPr="00597284">
        <w:rPr>
          <w:color w:val="FF0000"/>
          <w:lang w:val="en-US"/>
        </w:rPr>
        <w:t>(word adr, byte *vt)</w:t>
      </w:r>
    </w:p>
    <w:p w14:paraId="5E52805E" w14:textId="04F2E0AF" w:rsidR="000E5EDA" w:rsidRPr="00597284" w:rsidRDefault="000E5EDA" w:rsidP="000E5ED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Gravar na EEPROM uma string terminada em ZERO.</w:t>
      </w:r>
    </w:p>
    <w:p w14:paraId="696038F3" w14:textId="77777777" w:rsidR="000E5EDA" w:rsidRPr="00597284" w:rsidRDefault="000E5EDA" w:rsidP="00D64071">
      <w:pPr>
        <w:pStyle w:val="PargrafodaLista"/>
        <w:spacing w:after="0"/>
        <w:rPr>
          <w:color w:val="FF0000"/>
        </w:rPr>
      </w:pPr>
    </w:p>
    <w:p w14:paraId="14386FE5" w14:textId="7BCDB4B8" w:rsidR="00600D6E" w:rsidRPr="00597284" w:rsidRDefault="00600D6E" w:rsidP="00600D6E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void </w:t>
      </w:r>
      <w:r w:rsidRPr="00597284">
        <w:rPr>
          <w:b/>
          <w:bCs/>
          <w:color w:val="FF0000"/>
          <w:lang w:val="en-US"/>
        </w:rPr>
        <w:t>eeprom_wr_byte</w:t>
      </w:r>
      <w:r w:rsidR="00D64071" w:rsidRPr="00597284">
        <w:rPr>
          <w:color w:val="FF0000"/>
          <w:lang w:val="en-US"/>
        </w:rPr>
        <w:t xml:space="preserve"> </w:t>
      </w:r>
      <w:r w:rsidRPr="00597284">
        <w:rPr>
          <w:color w:val="FF0000"/>
          <w:lang w:val="en-US"/>
        </w:rPr>
        <w:t>(word adr, byte dado)</w:t>
      </w:r>
    </w:p>
    <w:p w14:paraId="11533CD2" w14:textId="74A25FB4" w:rsidR="00D64071" w:rsidRPr="00597284" w:rsidRDefault="00D64071" w:rsidP="00D64071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Gravar o byte dado no endereço adr.</w:t>
      </w:r>
    </w:p>
    <w:p w14:paraId="143E7D32" w14:textId="3C55A3EE" w:rsidR="000E5EDA" w:rsidRPr="00597284" w:rsidRDefault="000E5EDA" w:rsidP="00D64071">
      <w:pPr>
        <w:pStyle w:val="PargrafodaLista"/>
        <w:spacing w:after="0"/>
        <w:rPr>
          <w:color w:val="FF0000"/>
        </w:rPr>
      </w:pPr>
    </w:p>
    <w:p w14:paraId="03DA7BA9" w14:textId="32E46FDF" w:rsidR="000E5EDA" w:rsidRPr="00597284" w:rsidRDefault="000E5EDA" w:rsidP="000E5EDA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>byte</w:t>
      </w:r>
      <w:r w:rsidRPr="00597284">
        <w:rPr>
          <w:b/>
          <w:bCs/>
          <w:color w:val="FF0000"/>
          <w:lang w:val="en-US"/>
        </w:rPr>
        <w:t xml:space="preserve"> eeprom_rd_str</w:t>
      </w:r>
      <w:r w:rsidR="00DC4AD0" w:rsidRPr="00597284">
        <w:rPr>
          <w:color w:val="FF0000"/>
          <w:lang w:val="en-US"/>
        </w:rPr>
        <w:t xml:space="preserve"> </w:t>
      </w:r>
      <w:r w:rsidRPr="00597284">
        <w:rPr>
          <w:color w:val="FF0000"/>
          <w:lang w:val="en-US"/>
        </w:rPr>
        <w:t>(word adr, byte *vt, byte qtd)</w:t>
      </w:r>
    </w:p>
    <w:p w14:paraId="29463B53" w14:textId="45C13399" w:rsidR="000E5EDA" w:rsidRPr="00597284" w:rsidRDefault="000E5EDA" w:rsidP="000E5ED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Ler da EEPROM uma string terminada em ZERO</w:t>
      </w:r>
      <w:r w:rsidR="00DC4AD0" w:rsidRPr="00597284">
        <w:rPr>
          <w:color w:val="FF0000"/>
        </w:rPr>
        <w:t>.</w:t>
      </w:r>
    </w:p>
    <w:p w14:paraId="065EB480" w14:textId="043F9C92" w:rsidR="000E5EDA" w:rsidRPr="00597284" w:rsidRDefault="000E5EDA" w:rsidP="000E5ED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qtd = limite para leitura, incluindo o zero</w:t>
      </w:r>
      <w:r w:rsidR="00DC4AD0" w:rsidRPr="00597284">
        <w:rPr>
          <w:color w:val="FF0000"/>
        </w:rPr>
        <w:t xml:space="preserve"> final, se houver</w:t>
      </w:r>
    </w:p>
    <w:p w14:paraId="7A3F41B4" w14:textId="20CA79FF" w:rsidR="000E5EDA" w:rsidRPr="00597284" w:rsidRDefault="000E5EDA" w:rsidP="000E5EDA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quantidade de bytes lidos incluindo o ZERO</w:t>
      </w:r>
      <w:r w:rsidR="00DC4AD0" w:rsidRPr="00597284">
        <w:rPr>
          <w:color w:val="FF0000"/>
        </w:rPr>
        <w:t>.</w:t>
      </w:r>
    </w:p>
    <w:p w14:paraId="5B465FFA" w14:textId="77777777" w:rsidR="00D64071" w:rsidRPr="00597284" w:rsidRDefault="00D64071" w:rsidP="00D64071">
      <w:pPr>
        <w:pStyle w:val="PargrafodaLista"/>
        <w:spacing w:after="0"/>
        <w:rPr>
          <w:color w:val="FF0000"/>
        </w:rPr>
      </w:pPr>
    </w:p>
    <w:p w14:paraId="44DC418D" w14:textId="5AF930A4" w:rsidR="00600D6E" w:rsidRPr="00597284" w:rsidRDefault="00600D6E" w:rsidP="00600D6E">
      <w:pPr>
        <w:pStyle w:val="PargrafodaLista"/>
        <w:numPr>
          <w:ilvl w:val="0"/>
          <w:numId w:val="2"/>
        </w:numPr>
        <w:spacing w:after="0"/>
        <w:rPr>
          <w:color w:val="FF0000"/>
          <w:lang w:val="en-US"/>
        </w:rPr>
      </w:pPr>
      <w:r w:rsidRPr="00597284">
        <w:rPr>
          <w:color w:val="FF0000"/>
          <w:lang w:val="en-US"/>
        </w:rPr>
        <w:t xml:space="preserve">byte </w:t>
      </w:r>
      <w:r w:rsidRPr="00597284">
        <w:rPr>
          <w:b/>
          <w:bCs/>
          <w:color w:val="FF0000"/>
          <w:lang w:val="en-US"/>
        </w:rPr>
        <w:t>eeprom_rd_byte</w:t>
      </w:r>
      <w:r w:rsidR="00D64071" w:rsidRPr="00597284">
        <w:rPr>
          <w:color w:val="FF0000"/>
          <w:lang w:val="en-US"/>
        </w:rPr>
        <w:t xml:space="preserve"> </w:t>
      </w:r>
      <w:r w:rsidRPr="00597284">
        <w:rPr>
          <w:color w:val="FF0000"/>
          <w:lang w:val="en-US"/>
        </w:rPr>
        <w:t>(word adr)</w:t>
      </w:r>
    </w:p>
    <w:p w14:paraId="172137F3" w14:textId="706C148E" w:rsidR="00D64071" w:rsidRPr="00597284" w:rsidRDefault="00D64071" w:rsidP="00D64071">
      <w:pPr>
        <w:pStyle w:val="PargrafodaLista"/>
        <w:spacing w:after="0"/>
        <w:rPr>
          <w:color w:val="FF0000"/>
        </w:rPr>
      </w:pPr>
      <w:r w:rsidRPr="00597284">
        <w:rPr>
          <w:color w:val="FF0000"/>
        </w:rPr>
        <w:t>Retorna o byte do endereço adr.</w:t>
      </w:r>
    </w:p>
    <w:p w14:paraId="7D5D7D06" w14:textId="06924FAF" w:rsidR="00D64071" w:rsidRPr="00597284" w:rsidRDefault="00D64071" w:rsidP="00D64071">
      <w:pPr>
        <w:pStyle w:val="PargrafodaLista"/>
        <w:spacing w:after="0"/>
        <w:rPr>
          <w:color w:val="FF0000"/>
        </w:rPr>
      </w:pPr>
    </w:p>
    <w:p w14:paraId="3607B3D5" w14:textId="608AC240" w:rsidR="00D64071" w:rsidRPr="00597284" w:rsidRDefault="00D64071" w:rsidP="00D64071">
      <w:pPr>
        <w:pStyle w:val="PargrafodaLista"/>
        <w:spacing w:after="0"/>
        <w:rPr>
          <w:color w:val="FF0000"/>
        </w:rPr>
      </w:pPr>
    </w:p>
    <w:p w14:paraId="464B0337" w14:textId="46C73962" w:rsidR="00D64071" w:rsidRPr="00597284" w:rsidRDefault="00D64071" w:rsidP="00D64071">
      <w:pPr>
        <w:pStyle w:val="PargrafodaLista"/>
        <w:spacing w:after="0"/>
        <w:rPr>
          <w:color w:val="FF0000"/>
        </w:rPr>
      </w:pPr>
    </w:p>
    <w:p w14:paraId="63F14DB9" w14:textId="3B3FAC57" w:rsidR="00D64071" w:rsidRPr="00597284" w:rsidRDefault="00D64071" w:rsidP="00D64071">
      <w:pPr>
        <w:pStyle w:val="PargrafodaLista"/>
        <w:spacing w:after="0"/>
        <w:rPr>
          <w:color w:val="FF0000"/>
        </w:rPr>
      </w:pPr>
    </w:p>
    <w:p w14:paraId="14C3624B" w14:textId="269EA52C" w:rsidR="00D64071" w:rsidRPr="00597284" w:rsidRDefault="00D64071" w:rsidP="00D64071">
      <w:pPr>
        <w:pStyle w:val="PargrafodaLista"/>
        <w:spacing w:after="0"/>
        <w:rPr>
          <w:color w:val="FF0000"/>
        </w:rPr>
      </w:pPr>
    </w:p>
    <w:p w14:paraId="2F335F3A" w14:textId="60D91088" w:rsidR="00D64071" w:rsidRPr="00597284" w:rsidRDefault="00D64071" w:rsidP="00D64071">
      <w:pPr>
        <w:pStyle w:val="PargrafodaLista"/>
        <w:spacing w:after="0"/>
        <w:rPr>
          <w:color w:val="FF0000"/>
        </w:rPr>
      </w:pPr>
    </w:p>
    <w:p w14:paraId="025C10CB" w14:textId="77777777" w:rsidR="00D64071" w:rsidRPr="00597284" w:rsidRDefault="00D64071" w:rsidP="00D64071">
      <w:pPr>
        <w:pStyle w:val="PargrafodaLista"/>
        <w:spacing w:after="0"/>
        <w:rPr>
          <w:color w:val="FF0000"/>
        </w:rPr>
      </w:pPr>
    </w:p>
    <w:p w14:paraId="23C28041" w14:textId="77777777" w:rsidR="00D64071" w:rsidRPr="00597284" w:rsidRDefault="00D64071">
      <w:pPr>
        <w:rPr>
          <w:b/>
          <w:bCs/>
          <w:color w:val="FF0000"/>
          <w:sz w:val="40"/>
          <w:szCs w:val="40"/>
        </w:rPr>
      </w:pPr>
      <w:r w:rsidRPr="00597284">
        <w:rPr>
          <w:b/>
          <w:bCs/>
          <w:color w:val="FF0000"/>
          <w:sz w:val="40"/>
          <w:szCs w:val="40"/>
        </w:rPr>
        <w:br w:type="page"/>
      </w:r>
    </w:p>
    <w:p w14:paraId="241542EB" w14:textId="20FCF7FE" w:rsidR="00560631" w:rsidRPr="00597284" w:rsidRDefault="00560631" w:rsidP="00560631">
      <w:pPr>
        <w:spacing w:after="0"/>
        <w:jc w:val="center"/>
        <w:rPr>
          <w:b/>
          <w:bCs/>
          <w:color w:val="FF0000"/>
          <w:sz w:val="40"/>
          <w:szCs w:val="40"/>
        </w:rPr>
      </w:pPr>
      <w:r w:rsidRPr="00597284">
        <w:rPr>
          <w:b/>
          <w:bCs/>
          <w:color w:val="FF0000"/>
          <w:sz w:val="40"/>
          <w:szCs w:val="40"/>
        </w:rPr>
        <w:lastRenderedPageBreak/>
        <w:t>Global</w:t>
      </w:r>
    </w:p>
    <w:p w14:paraId="376CA3E5" w14:textId="638E81DB" w:rsidR="006A07B4" w:rsidRPr="00597284" w:rsidRDefault="00560631" w:rsidP="006A07B4">
      <w:pPr>
        <w:spacing w:after="0"/>
        <w:rPr>
          <w:color w:val="FF0000"/>
        </w:rPr>
      </w:pPr>
      <w:r w:rsidRPr="00597284">
        <w:rPr>
          <w:color w:val="FF0000"/>
        </w:rPr>
        <w:t>Aqui está a lista das variáveis globais usadas pelo Cachacinha.</w:t>
      </w:r>
    </w:p>
    <w:p w14:paraId="6D188938" w14:textId="09A04BFA" w:rsidR="00560631" w:rsidRPr="00597284" w:rsidRDefault="00560631" w:rsidP="006A07B4">
      <w:pPr>
        <w:spacing w:after="0"/>
        <w:rPr>
          <w:color w:val="FF0000"/>
        </w:rPr>
      </w:pPr>
    </w:p>
    <w:p w14:paraId="658F62DA" w14:textId="48D02567" w:rsidR="00D21BDA" w:rsidRPr="00597284" w:rsidRDefault="00D21BDA" w:rsidP="006A07B4">
      <w:pPr>
        <w:spacing w:after="0"/>
        <w:rPr>
          <w:color w:val="FF0000"/>
        </w:rPr>
      </w:pPr>
    </w:p>
    <w:p w14:paraId="7437C2F2" w14:textId="1A3EB8A6" w:rsidR="00D21BDA" w:rsidRPr="00597284" w:rsidRDefault="00D21BDA" w:rsidP="006A07B4">
      <w:pPr>
        <w:spacing w:after="0"/>
        <w:rPr>
          <w:color w:val="FF0000"/>
        </w:rPr>
      </w:pPr>
    </w:p>
    <w:p w14:paraId="733E8028" w14:textId="3FC78627" w:rsidR="00D21BDA" w:rsidRPr="00597284" w:rsidRDefault="00D21BDA">
      <w:pPr>
        <w:rPr>
          <w:color w:val="FF0000"/>
        </w:rPr>
      </w:pPr>
      <w:r w:rsidRPr="00597284">
        <w:rPr>
          <w:color w:val="FF0000"/>
        </w:rPr>
        <w:br w:type="page"/>
      </w:r>
    </w:p>
    <w:p w14:paraId="64725750" w14:textId="33BED71D" w:rsidR="00D21BDA" w:rsidRPr="00597284" w:rsidRDefault="00D21BDA" w:rsidP="00D21BDA">
      <w:pPr>
        <w:spacing w:after="0"/>
        <w:jc w:val="center"/>
        <w:rPr>
          <w:b/>
          <w:bCs/>
          <w:color w:val="FF0000"/>
          <w:sz w:val="40"/>
          <w:szCs w:val="40"/>
        </w:rPr>
      </w:pPr>
      <w:r w:rsidRPr="00597284">
        <w:rPr>
          <w:b/>
          <w:bCs/>
          <w:color w:val="FF0000"/>
          <w:sz w:val="40"/>
          <w:szCs w:val="40"/>
        </w:rPr>
        <w:lastRenderedPageBreak/>
        <w:t>Desenvolvimento da Biblioteca One Wire</w:t>
      </w:r>
    </w:p>
    <w:p w14:paraId="7F1DADCA" w14:textId="77777777" w:rsidR="00D21BDA" w:rsidRPr="00597284" w:rsidRDefault="00D21BDA" w:rsidP="00D21BDA">
      <w:pPr>
        <w:spacing w:after="0"/>
        <w:jc w:val="center"/>
        <w:rPr>
          <w:color w:val="FF0000"/>
        </w:rPr>
      </w:pPr>
    </w:p>
    <w:p w14:paraId="556405A5" w14:textId="3B4F36E5" w:rsidR="00D21BDA" w:rsidRPr="00597284" w:rsidRDefault="00D21BDA" w:rsidP="006A07B4">
      <w:pPr>
        <w:spacing w:after="0"/>
        <w:rPr>
          <w:color w:val="FF0000"/>
        </w:rPr>
      </w:pPr>
      <w:r w:rsidRPr="00597284">
        <w:rPr>
          <w:color w:val="FF0000"/>
        </w:rPr>
        <w:t>Aqui estão alguns detalhes do desenvolvimento da biblioteca One Wire. Eles serão úteis para adaptá-las para os demos casos. O KXC trabalha em 1 MHz e isso gerou alguns pequenos problemas.</w:t>
      </w:r>
    </w:p>
    <w:p w14:paraId="68F9D458" w14:textId="5354160D" w:rsidR="00D21BDA" w:rsidRPr="00597284" w:rsidRDefault="00D21BDA" w:rsidP="006A07B4">
      <w:pPr>
        <w:spacing w:after="0"/>
        <w:rPr>
          <w:color w:val="FF0000"/>
        </w:rPr>
      </w:pPr>
    </w:p>
    <w:p w14:paraId="5BDEC1A5" w14:textId="4292A775" w:rsidR="00D21BDA" w:rsidRPr="00597284" w:rsidRDefault="00D21BDA" w:rsidP="006A07B4">
      <w:pPr>
        <w:spacing w:after="0"/>
        <w:rPr>
          <w:color w:val="FF0000"/>
        </w:rPr>
      </w:pPr>
      <w:r w:rsidRPr="00597284">
        <w:rPr>
          <w:color w:val="FF0000"/>
        </w:rPr>
        <w:t>1) Geração de atrasos</w:t>
      </w:r>
    </w:p>
    <w:p w14:paraId="0F2F0F98" w14:textId="2F2530CA" w:rsidR="00D21BDA" w:rsidRPr="00597284" w:rsidRDefault="00860DE1" w:rsidP="006A07B4">
      <w:pPr>
        <w:spacing w:after="0"/>
        <w:rPr>
          <w:color w:val="FF0000"/>
        </w:rPr>
      </w:pPr>
      <w:r w:rsidRPr="00597284">
        <w:rPr>
          <w:color w:val="FF0000"/>
        </w:rPr>
        <w:t xml:space="preserve">Primeiro se pensou em usar </w:t>
      </w:r>
      <w:r w:rsidR="00D21BDA" w:rsidRPr="00597284">
        <w:rPr>
          <w:color w:val="FF0000"/>
        </w:rPr>
        <w:t xml:space="preserve">usado o Timer 2 no modo Normal </w:t>
      </w:r>
      <w:r w:rsidR="007F3219" w:rsidRPr="00597284">
        <w:rPr>
          <w:color w:val="FF0000"/>
        </w:rPr>
        <w:t xml:space="preserve">com clk = 1 MHz. A função abaixo </w:t>
      </w:r>
      <w:r w:rsidRPr="00597284">
        <w:rPr>
          <w:color w:val="FF0000"/>
        </w:rPr>
        <w:t xml:space="preserve">geraria o atraso, mas </w:t>
      </w:r>
      <w:r w:rsidR="007F3219" w:rsidRPr="00597284">
        <w:rPr>
          <w:color w:val="FF0000"/>
        </w:rPr>
        <w:t xml:space="preserve">tem um lastro </w:t>
      </w:r>
      <w:r w:rsidRPr="00597284">
        <w:rPr>
          <w:color w:val="FF0000"/>
        </w:rPr>
        <w:t xml:space="preserve">(overhead) </w:t>
      </w:r>
      <w:r w:rsidR="007F3219" w:rsidRPr="00597284">
        <w:rPr>
          <w:color w:val="FF0000"/>
        </w:rPr>
        <w:t xml:space="preserve">de 20 </w:t>
      </w:r>
      <w:r w:rsidR="007F3219" w:rsidRPr="00597284">
        <w:rPr>
          <w:rFonts w:cstheme="minorHAnsi"/>
          <w:color w:val="FF0000"/>
        </w:rPr>
        <w:t>µ</w:t>
      </w:r>
      <w:r w:rsidR="007F3219" w:rsidRPr="00597284">
        <w:rPr>
          <w:color w:val="FF0000"/>
        </w:rPr>
        <w:t>s e o argumento atz não deve ser menor que 7.</w:t>
      </w:r>
      <w:r w:rsidRPr="00597284">
        <w:rPr>
          <w:color w:val="FF0000"/>
        </w:rPr>
        <w:t xml:space="preserve"> Como clk da CPU muito baixo, ficou ruim para gerar pulsos estreito como de 10 </w:t>
      </w:r>
      <w:r w:rsidRPr="00597284">
        <w:rPr>
          <w:rFonts w:cstheme="minorHAnsi"/>
          <w:color w:val="FF0000"/>
        </w:rPr>
        <w:t xml:space="preserve">µs. </w:t>
      </w:r>
    </w:p>
    <w:p w14:paraId="4C1BA3E9" w14:textId="546951A9" w:rsidR="00D21BDA" w:rsidRPr="00597284" w:rsidRDefault="007F3219" w:rsidP="007F3219">
      <w:pPr>
        <w:tabs>
          <w:tab w:val="left" w:pos="1124"/>
        </w:tabs>
        <w:spacing w:after="0"/>
        <w:rPr>
          <w:color w:val="FF0000"/>
        </w:rPr>
      </w:pPr>
      <w:r w:rsidRPr="00597284">
        <w:rPr>
          <w:color w:val="FF0000"/>
        </w:rPr>
        <w:tab/>
      </w:r>
    </w:p>
    <w:p w14:paraId="4406FFE9" w14:textId="77777777" w:rsidR="007F3219" w:rsidRPr="00597284" w:rsidRDefault="007F3219" w:rsidP="007F3219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color w:val="FF0000"/>
          <w:sz w:val="20"/>
          <w:szCs w:val="20"/>
        </w:rPr>
      </w:pPr>
      <w:r w:rsidRPr="00597284">
        <w:rPr>
          <w:rFonts w:ascii="Courier New" w:hAnsi="Courier New" w:cs="Courier New"/>
          <w:color w:val="FF0000"/>
          <w:sz w:val="20"/>
          <w:szCs w:val="20"/>
        </w:rPr>
        <w:t>void atz_micro(byte atz){</w:t>
      </w:r>
    </w:p>
    <w:p w14:paraId="66AEF917" w14:textId="3D5AFC87" w:rsidR="007F3219" w:rsidRPr="00597284" w:rsidRDefault="007F3219" w:rsidP="007F3219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597284">
        <w:rPr>
          <w:rFonts w:ascii="Courier New" w:hAnsi="Courier New" w:cs="Courier New"/>
          <w:color w:val="FF0000"/>
          <w:sz w:val="20"/>
          <w:szCs w:val="20"/>
        </w:rPr>
        <w:t xml:space="preserve">  </w:t>
      </w:r>
      <w:r w:rsidRPr="00597284">
        <w:rPr>
          <w:rFonts w:ascii="Courier New" w:hAnsi="Courier New" w:cs="Courier New"/>
          <w:color w:val="FF0000"/>
          <w:sz w:val="20"/>
          <w:szCs w:val="20"/>
          <w:lang w:val="en-US"/>
        </w:rPr>
        <w:t>TCNT2=0;</w:t>
      </w:r>
    </w:p>
    <w:p w14:paraId="6196C577" w14:textId="77777777" w:rsidR="007F3219" w:rsidRPr="00597284" w:rsidRDefault="007F3219" w:rsidP="007F3219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597284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OCR2A=atz-1;</w:t>
      </w:r>
    </w:p>
    <w:p w14:paraId="70224576" w14:textId="77777777" w:rsidR="007F3219" w:rsidRPr="00597284" w:rsidRDefault="007F3219" w:rsidP="007F3219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597284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TIFR2 |= (1&lt;&lt;OCF2A);</w:t>
      </w:r>
    </w:p>
    <w:p w14:paraId="5541ED49" w14:textId="486B292E" w:rsidR="007F3219" w:rsidRPr="00597284" w:rsidRDefault="007F3219" w:rsidP="007F3219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597284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while( (TIFR2&amp;(1&lt;&lt;OCF2A)) == 0);</w:t>
      </w:r>
    </w:p>
    <w:p w14:paraId="676EB5F4" w14:textId="5D38DA5E" w:rsidR="007F3219" w:rsidRPr="00597284" w:rsidRDefault="007F3219" w:rsidP="007F3219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color w:val="FF0000"/>
          <w:sz w:val="20"/>
          <w:szCs w:val="20"/>
        </w:rPr>
      </w:pPr>
      <w:r w:rsidRPr="00597284">
        <w:rPr>
          <w:rFonts w:ascii="Courier New" w:hAnsi="Courier New" w:cs="Courier New"/>
          <w:color w:val="FF0000"/>
          <w:sz w:val="20"/>
          <w:szCs w:val="20"/>
        </w:rPr>
        <w:t>}</w:t>
      </w:r>
    </w:p>
    <w:p w14:paraId="5412FD87" w14:textId="40CD8C13" w:rsidR="007F3219" w:rsidRPr="00597284" w:rsidRDefault="007F3219" w:rsidP="007F3219">
      <w:pPr>
        <w:tabs>
          <w:tab w:val="left" w:pos="1124"/>
        </w:tabs>
        <w:spacing w:after="0"/>
        <w:rPr>
          <w:color w:val="FF0000"/>
        </w:rPr>
      </w:pPr>
    </w:p>
    <w:p w14:paraId="288394D0" w14:textId="4A5578E1" w:rsidR="00860DE1" w:rsidRPr="00597284" w:rsidRDefault="00860DE1" w:rsidP="007F3219">
      <w:pPr>
        <w:tabs>
          <w:tab w:val="left" w:pos="1124"/>
        </w:tabs>
        <w:spacing w:after="0"/>
        <w:rPr>
          <w:color w:val="FF0000"/>
        </w:rPr>
      </w:pPr>
      <w:r w:rsidRPr="00597284">
        <w:rPr>
          <w:color w:val="FF0000"/>
        </w:rPr>
        <w:t>A solução foi fazer atrasos por laços de programa usando o assembly NOP.</w:t>
      </w:r>
    </w:p>
    <w:p w14:paraId="4C0B35B7" w14:textId="56276C57" w:rsidR="00860DE1" w:rsidRPr="00597284" w:rsidRDefault="00860DE1" w:rsidP="00860DE1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spacing w:after="0" w:line="276" w:lineRule="auto"/>
        <w:jc w:val="both"/>
        <w:rPr>
          <w:rFonts w:ascii="Courier New" w:hAnsi="Courier New" w:cs="Courier New"/>
          <w:color w:val="FF0000"/>
          <w:sz w:val="20"/>
          <w:szCs w:val="20"/>
        </w:rPr>
      </w:pPr>
      <w:r w:rsidRPr="00597284">
        <w:rPr>
          <w:rFonts w:ascii="Courier New" w:hAnsi="Courier New" w:cs="Courier New"/>
          <w:color w:val="FF0000"/>
          <w:sz w:val="20"/>
          <w:szCs w:val="20"/>
        </w:rPr>
        <w:t xml:space="preserve">    asm("nop;");</w:t>
      </w:r>
    </w:p>
    <w:p w14:paraId="5CE0A3E1" w14:textId="77777777" w:rsidR="00860DE1" w:rsidRPr="00597284" w:rsidRDefault="00860DE1" w:rsidP="007F3219">
      <w:pPr>
        <w:tabs>
          <w:tab w:val="left" w:pos="1124"/>
        </w:tabs>
        <w:spacing w:after="0"/>
        <w:rPr>
          <w:color w:val="FF0000"/>
        </w:rPr>
      </w:pPr>
    </w:p>
    <w:p w14:paraId="3A73589D" w14:textId="77777777" w:rsidR="00D21BDA" w:rsidRPr="00597284" w:rsidRDefault="00D21BDA" w:rsidP="006A07B4">
      <w:pPr>
        <w:spacing w:after="0"/>
        <w:rPr>
          <w:color w:val="FF0000"/>
        </w:rPr>
      </w:pPr>
    </w:p>
    <w:p w14:paraId="518D19EE" w14:textId="034CC413" w:rsidR="00D21BDA" w:rsidRPr="00597284" w:rsidRDefault="007F3219" w:rsidP="00D21BDA">
      <w:pPr>
        <w:spacing w:after="0"/>
        <w:rPr>
          <w:color w:val="FF0000"/>
        </w:rPr>
      </w:pPr>
      <w:r w:rsidRPr="00597284">
        <w:rPr>
          <w:color w:val="FF0000"/>
        </w:rPr>
        <w:t>2</w:t>
      </w:r>
      <w:r w:rsidR="00D21BDA" w:rsidRPr="00597284">
        <w:rPr>
          <w:color w:val="FF0000"/>
        </w:rPr>
        <w:t>) Geração do sinal de Reset</w:t>
      </w:r>
    </w:p>
    <w:p w14:paraId="330AD18A" w14:textId="41155D4C" w:rsidR="007F3219" w:rsidRPr="00597284" w:rsidRDefault="007F3219" w:rsidP="00D21BDA">
      <w:pPr>
        <w:spacing w:after="0"/>
        <w:rPr>
          <w:color w:val="FF0000"/>
        </w:rPr>
      </w:pPr>
    </w:p>
    <w:p w14:paraId="6BA905FF" w14:textId="3DA55E1F" w:rsidR="007F3219" w:rsidRPr="00597284" w:rsidRDefault="007F3219" w:rsidP="00E70A60">
      <w:pPr>
        <w:spacing w:after="0"/>
        <w:jc w:val="center"/>
        <w:rPr>
          <w:color w:val="FF0000"/>
        </w:rPr>
      </w:pPr>
      <w:r w:rsidRPr="00597284">
        <w:rPr>
          <w:noProof/>
          <w:color w:val="FF0000"/>
        </w:rPr>
        <w:drawing>
          <wp:inline distT="0" distB="0" distL="0" distR="0" wp14:anchorId="0C189046" wp14:editId="2D390884">
            <wp:extent cx="5889600" cy="2448000"/>
            <wp:effectExtent l="0" t="0" r="0" b="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00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8E9B" w14:textId="2D7B9653" w:rsidR="00D21BDA" w:rsidRPr="00597284" w:rsidRDefault="00D21BDA" w:rsidP="006A07B4">
      <w:pPr>
        <w:spacing w:after="0"/>
        <w:rPr>
          <w:color w:val="FF0000"/>
        </w:rPr>
      </w:pPr>
    </w:p>
    <w:p w14:paraId="7942ACB7" w14:textId="27D8345F" w:rsidR="007F3219" w:rsidRPr="00597284" w:rsidRDefault="007F3219" w:rsidP="007F3219">
      <w:pPr>
        <w:spacing w:after="0"/>
        <w:jc w:val="center"/>
        <w:rPr>
          <w:color w:val="FF0000"/>
        </w:rPr>
      </w:pPr>
      <w:r w:rsidRPr="00597284">
        <w:rPr>
          <w:noProof/>
          <w:color w:val="FF0000"/>
        </w:rPr>
        <w:lastRenderedPageBreak/>
        <w:drawing>
          <wp:inline distT="0" distB="0" distL="0" distR="0" wp14:anchorId="20904670" wp14:editId="31C6848F">
            <wp:extent cx="4500000" cy="25560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55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5DF2DC" w14:textId="49FDCF82" w:rsidR="007F3219" w:rsidRPr="00597284" w:rsidRDefault="007F3219" w:rsidP="007F3219">
      <w:pPr>
        <w:spacing w:after="0"/>
        <w:jc w:val="center"/>
        <w:rPr>
          <w:color w:val="FF0000"/>
        </w:rPr>
      </w:pPr>
      <w:r w:rsidRPr="00597284">
        <w:rPr>
          <w:color w:val="FF0000"/>
        </w:rPr>
        <w:t>Fig</w:t>
      </w:r>
      <w:r w:rsidR="00E70A60" w:rsidRPr="00597284">
        <w:rPr>
          <w:color w:val="FF0000"/>
        </w:rPr>
        <w:t xml:space="preserve"> OW1. Sinalização do Reset.</w:t>
      </w:r>
    </w:p>
    <w:p w14:paraId="43A96E28" w14:textId="55F3CB72" w:rsidR="00560631" w:rsidRPr="00597284" w:rsidRDefault="00560631" w:rsidP="006A07B4">
      <w:pPr>
        <w:spacing w:after="0"/>
        <w:rPr>
          <w:color w:val="FF0000"/>
        </w:rPr>
      </w:pPr>
    </w:p>
    <w:p w14:paraId="04D0C93B" w14:textId="77777777" w:rsidR="00560631" w:rsidRPr="00597284" w:rsidRDefault="00560631" w:rsidP="006A07B4">
      <w:pPr>
        <w:spacing w:after="0"/>
        <w:rPr>
          <w:color w:val="FF0000"/>
        </w:rPr>
      </w:pPr>
    </w:p>
    <w:p w14:paraId="4D7F6BF9" w14:textId="77777777" w:rsidR="00E70A60" w:rsidRPr="00597284" w:rsidRDefault="00E70A60" w:rsidP="00E70A60">
      <w:pPr>
        <w:spacing w:after="0"/>
        <w:rPr>
          <w:color w:val="FF0000"/>
        </w:rPr>
      </w:pPr>
    </w:p>
    <w:p w14:paraId="75913796" w14:textId="77777777" w:rsidR="00E70A60" w:rsidRPr="00597284" w:rsidRDefault="00E70A60" w:rsidP="00E70A60">
      <w:pPr>
        <w:spacing w:after="0"/>
        <w:rPr>
          <w:color w:val="FF0000"/>
        </w:rPr>
      </w:pPr>
    </w:p>
    <w:p w14:paraId="04050C66" w14:textId="63B10361" w:rsidR="00E70A60" w:rsidRPr="00597284" w:rsidRDefault="00E70A60" w:rsidP="00E70A60">
      <w:pPr>
        <w:spacing w:after="0"/>
        <w:rPr>
          <w:color w:val="FF0000"/>
        </w:rPr>
      </w:pPr>
      <w:r w:rsidRPr="00597284">
        <w:rPr>
          <w:color w:val="FF0000"/>
        </w:rPr>
        <w:t>3) Escrita de bit</w:t>
      </w:r>
      <w:r w:rsidR="00860DE1" w:rsidRPr="00597284">
        <w:rPr>
          <w:color w:val="FF0000"/>
        </w:rPr>
        <w:t>s</w:t>
      </w:r>
      <w:r w:rsidRPr="00597284">
        <w:rPr>
          <w:color w:val="FF0000"/>
        </w:rPr>
        <w:t xml:space="preserve"> </w:t>
      </w:r>
      <w:r w:rsidR="00860DE1" w:rsidRPr="00597284">
        <w:rPr>
          <w:color w:val="FF0000"/>
        </w:rPr>
        <w:t xml:space="preserve">0 e </w:t>
      </w:r>
      <w:r w:rsidRPr="00597284">
        <w:rPr>
          <w:color w:val="FF0000"/>
        </w:rPr>
        <w:t>1</w:t>
      </w:r>
    </w:p>
    <w:p w14:paraId="449810E1" w14:textId="18CC5897" w:rsidR="00E70A60" w:rsidRPr="00597284" w:rsidRDefault="00E70A60" w:rsidP="00E70A60">
      <w:pPr>
        <w:spacing w:after="0"/>
        <w:rPr>
          <w:color w:val="FF0000"/>
        </w:rPr>
      </w:pPr>
    </w:p>
    <w:p w14:paraId="726F4BF4" w14:textId="4F9D2B3C" w:rsidR="00E70A60" w:rsidRPr="00597284" w:rsidRDefault="00E70A60" w:rsidP="00E70A60">
      <w:pPr>
        <w:spacing w:after="0"/>
        <w:rPr>
          <w:color w:val="FF0000"/>
        </w:rPr>
      </w:pPr>
      <w:r w:rsidRPr="00597284">
        <w:rPr>
          <w:noProof/>
          <w:color w:val="FF0000"/>
        </w:rPr>
        <w:drawing>
          <wp:inline distT="0" distB="0" distL="0" distR="0" wp14:anchorId="5B90701E" wp14:editId="2442C10C">
            <wp:extent cx="6280150" cy="2159000"/>
            <wp:effectExtent l="0" t="0" r="6350" b="0"/>
            <wp:docPr id="5" name="Imagem 5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, Esquemátic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4CC4" w14:textId="2C5DFC2F" w:rsidR="00E70A60" w:rsidRPr="00597284" w:rsidRDefault="00E70A60" w:rsidP="00E70A60">
      <w:pPr>
        <w:spacing w:after="0"/>
        <w:rPr>
          <w:color w:val="FF0000"/>
        </w:rPr>
      </w:pPr>
    </w:p>
    <w:p w14:paraId="2CA070EA" w14:textId="221892AF" w:rsidR="00E70A60" w:rsidRPr="00597284" w:rsidRDefault="00E70A60" w:rsidP="00E70A60">
      <w:pPr>
        <w:spacing w:after="0"/>
        <w:rPr>
          <w:color w:val="FF0000"/>
        </w:rPr>
      </w:pPr>
    </w:p>
    <w:p w14:paraId="23BFF69A" w14:textId="7688BA09" w:rsidR="00E70A60" w:rsidRPr="00597284" w:rsidRDefault="00116466" w:rsidP="001758A6">
      <w:pPr>
        <w:spacing w:after="0"/>
        <w:jc w:val="center"/>
        <w:rPr>
          <w:color w:val="FF0000"/>
        </w:rPr>
      </w:pPr>
      <w:r w:rsidRPr="00597284">
        <w:rPr>
          <w:noProof/>
          <w:color w:val="FF0000"/>
        </w:rPr>
        <w:drawing>
          <wp:inline distT="0" distB="0" distL="0" distR="0" wp14:anchorId="1FE3EB46" wp14:editId="59E0EB26">
            <wp:extent cx="5734800" cy="21024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800" cy="210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EF972E" w14:textId="278B3185" w:rsidR="001758A6" w:rsidRPr="00597284" w:rsidRDefault="001758A6" w:rsidP="001758A6">
      <w:pPr>
        <w:spacing w:after="0"/>
        <w:jc w:val="center"/>
        <w:rPr>
          <w:color w:val="FF0000"/>
        </w:rPr>
      </w:pPr>
      <w:r w:rsidRPr="00597284">
        <w:rPr>
          <w:color w:val="FF0000"/>
        </w:rPr>
        <w:t>Fig OW2. Sinalização para escrita de ZERO.</w:t>
      </w:r>
    </w:p>
    <w:p w14:paraId="2A668B02" w14:textId="77777777" w:rsidR="001758A6" w:rsidRPr="00597284" w:rsidRDefault="001758A6" w:rsidP="001758A6">
      <w:pPr>
        <w:spacing w:after="0"/>
        <w:jc w:val="center"/>
        <w:rPr>
          <w:color w:val="FF0000"/>
        </w:rPr>
      </w:pPr>
    </w:p>
    <w:p w14:paraId="1EFEA3BD" w14:textId="29DC55A4" w:rsidR="00E70A60" w:rsidRPr="00597284" w:rsidRDefault="00E70A60" w:rsidP="00E70A60">
      <w:pPr>
        <w:spacing w:after="0"/>
        <w:rPr>
          <w:color w:val="FF0000"/>
        </w:rPr>
      </w:pPr>
    </w:p>
    <w:p w14:paraId="04CE2F1A" w14:textId="3C2668EE" w:rsidR="00E70A60" w:rsidRPr="00597284" w:rsidRDefault="005F02D9" w:rsidP="00E70A60">
      <w:pPr>
        <w:spacing w:after="0"/>
        <w:rPr>
          <w:color w:val="FF0000"/>
        </w:rPr>
      </w:pPr>
      <w:r w:rsidRPr="00597284">
        <w:rPr>
          <w:noProof/>
          <w:color w:val="FF0000"/>
        </w:rPr>
        <w:lastRenderedPageBreak/>
        <w:drawing>
          <wp:inline distT="0" distB="0" distL="0" distR="0" wp14:anchorId="5D13AC52" wp14:editId="64777335">
            <wp:extent cx="6238800" cy="2095200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00" cy="209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4E56FF" w14:textId="130996C2" w:rsidR="005F02D9" w:rsidRPr="00597284" w:rsidRDefault="005F02D9" w:rsidP="005F02D9">
      <w:pPr>
        <w:spacing w:after="0"/>
        <w:jc w:val="center"/>
        <w:rPr>
          <w:color w:val="FF0000"/>
        </w:rPr>
      </w:pPr>
      <w:r w:rsidRPr="00597284">
        <w:rPr>
          <w:color w:val="FF0000"/>
        </w:rPr>
        <w:t>Fig OW3. Sinalização para escrita de UM.</w:t>
      </w:r>
    </w:p>
    <w:p w14:paraId="71E94F0A" w14:textId="1E8A262D" w:rsidR="00860DE1" w:rsidRPr="00597284" w:rsidRDefault="00860DE1" w:rsidP="005F02D9">
      <w:pPr>
        <w:spacing w:after="0"/>
        <w:jc w:val="center"/>
        <w:rPr>
          <w:color w:val="FF0000"/>
        </w:rPr>
      </w:pPr>
    </w:p>
    <w:p w14:paraId="34E7436C" w14:textId="27124D1E" w:rsidR="00860DE1" w:rsidRPr="00597284" w:rsidRDefault="00860DE1" w:rsidP="005F02D9">
      <w:pPr>
        <w:spacing w:after="0"/>
        <w:jc w:val="center"/>
        <w:rPr>
          <w:color w:val="FF0000"/>
        </w:rPr>
      </w:pPr>
    </w:p>
    <w:p w14:paraId="25C65C75" w14:textId="5DDA8C7F" w:rsidR="00860DE1" w:rsidRPr="00597284" w:rsidRDefault="00860DE1" w:rsidP="00860DE1">
      <w:pPr>
        <w:spacing w:after="0"/>
        <w:rPr>
          <w:color w:val="FF0000"/>
        </w:rPr>
      </w:pPr>
      <w:r w:rsidRPr="00597284">
        <w:rPr>
          <w:color w:val="FF0000"/>
        </w:rPr>
        <w:t>4) Leitura de 0 e 1</w:t>
      </w:r>
    </w:p>
    <w:p w14:paraId="04254B4C" w14:textId="77777777" w:rsidR="00860DE1" w:rsidRPr="00597284" w:rsidRDefault="00860DE1" w:rsidP="005F02D9">
      <w:pPr>
        <w:spacing w:after="0"/>
        <w:jc w:val="center"/>
        <w:rPr>
          <w:color w:val="FF0000"/>
        </w:rPr>
      </w:pPr>
    </w:p>
    <w:p w14:paraId="28944CAD" w14:textId="77777777" w:rsidR="005F02D9" w:rsidRPr="00597284" w:rsidRDefault="005F02D9" w:rsidP="00E70A60">
      <w:pPr>
        <w:spacing w:after="0"/>
        <w:rPr>
          <w:color w:val="FF0000"/>
        </w:rPr>
      </w:pPr>
    </w:p>
    <w:p w14:paraId="6B71F164" w14:textId="2194D535" w:rsidR="005F02D9" w:rsidRPr="00597284" w:rsidRDefault="00B7513D" w:rsidP="00E70A60">
      <w:pPr>
        <w:spacing w:after="0"/>
        <w:rPr>
          <w:color w:val="FF0000"/>
        </w:rPr>
      </w:pPr>
      <w:r w:rsidRPr="00597284">
        <w:rPr>
          <w:noProof/>
          <w:color w:val="FF0000"/>
        </w:rPr>
        <w:drawing>
          <wp:inline distT="0" distB="0" distL="0" distR="0" wp14:anchorId="4E7AB4C7" wp14:editId="4DED3EF3">
            <wp:extent cx="6645910" cy="2673350"/>
            <wp:effectExtent l="0" t="0" r="2540" b="0"/>
            <wp:docPr id="10" name="Imagem 10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, Desenho técnic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1F6E" w14:textId="2FF69C3F" w:rsidR="00B7513D" w:rsidRPr="00597284" w:rsidRDefault="00B7513D" w:rsidP="00E70A60">
      <w:pPr>
        <w:spacing w:after="0"/>
        <w:rPr>
          <w:color w:val="FF0000"/>
        </w:rPr>
      </w:pPr>
    </w:p>
    <w:p w14:paraId="22D4FC33" w14:textId="134A0B60" w:rsidR="00B7513D" w:rsidRPr="00597284" w:rsidRDefault="00B7513D" w:rsidP="00E70A60">
      <w:pPr>
        <w:spacing w:after="0"/>
        <w:rPr>
          <w:color w:val="FF0000"/>
        </w:rPr>
      </w:pPr>
    </w:p>
    <w:p w14:paraId="1AA30BB0" w14:textId="2EB32E7D" w:rsidR="00274793" w:rsidRPr="00597284" w:rsidRDefault="00274793" w:rsidP="00274793">
      <w:pPr>
        <w:spacing w:after="0"/>
        <w:jc w:val="center"/>
        <w:rPr>
          <w:color w:val="FF0000"/>
        </w:rPr>
      </w:pPr>
      <w:r w:rsidRPr="00597284">
        <w:rPr>
          <w:noProof/>
          <w:color w:val="FF0000"/>
        </w:rPr>
        <w:drawing>
          <wp:inline distT="0" distB="0" distL="0" distR="0" wp14:anchorId="06D57FAD" wp14:editId="2B0B3885">
            <wp:extent cx="5691600" cy="2214000"/>
            <wp:effectExtent l="0" t="0" r="444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600" cy="221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1B3530" w14:textId="0C53671E" w:rsidR="00274793" w:rsidRPr="00597284" w:rsidRDefault="00274793" w:rsidP="00274793">
      <w:pPr>
        <w:spacing w:after="0"/>
        <w:jc w:val="center"/>
        <w:rPr>
          <w:color w:val="FF0000"/>
        </w:rPr>
      </w:pPr>
      <w:r w:rsidRPr="00597284">
        <w:rPr>
          <w:color w:val="FF0000"/>
        </w:rPr>
        <w:t>Fig OW</w:t>
      </w:r>
      <w:r w:rsidR="007D5EE0" w:rsidRPr="00597284">
        <w:rPr>
          <w:color w:val="FF0000"/>
        </w:rPr>
        <w:t>4</w:t>
      </w:r>
      <w:r w:rsidRPr="00597284">
        <w:rPr>
          <w:color w:val="FF0000"/>
        </w:rPr>
        <w:t>. Sinalização para a leitura de ZERO.</w:t>
      </w:r>
    </w:p>
    <w:p w14:paraId="76A79714" w14:textId="165BC86A" w:rsidR="007D5EE0" w:rsidRPr="00597284" w:rsidRDefault="007D5EE0" w:rsidP="00274793">
      <w:pPr>
        <w:spacing w:after="0"/>
        <w:jc w:val="center"/>
        <w:rPr>
          <w:color w:val="FF0000"/>
        </w:rPr>
      </w:pPr>
    </w:p>
    <w:p w14:paraId="5A243E95" w14:textId="55A6EAB3" w:rsidR="007D5EE0" w:rsidRPr="00597284" w:rsidRDefault="007D5EE0" w:rsidP="00274793">
      <w:pPr>
        <w:spacing w:after="0"/>
        <w:jc w:val="center"/>
        <w:rPr>
          <w:color w:val="FF0000"/>
        </w:rPr>
      </w:pPr>
      <w:r w:rsidRPr="00597284">
        <w:rPr>
          <w:noProof/>
          <w:color w:val="FF0000"/>
        </w:rPr>
        <w:lastRenderedPageBreak/>
        <w:drawing>
          <wp:inline distT="0" distB="0" distL="0" distR="0" wp14:anchorId="7B4392DB" wp14:editId="12BD6627">
            <wp:extent cx="5749200" cy="1832400"/>
            <wp:effectExtent l="0" t="0" r="444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00" cy="183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530D3D" w14:textId="4AE0D6F5" w:rsidR="007D5EE0" w:rsidRPr="00597284" w:rsidRDefault="007D5EE0" w:rsidP="007D5EE0">
      <w:pPr>
        <w:spacing w:after="0"/>
        <w:jc w:val="center"/>
        <w:rPr>
          <w:color w:val="FF0000"/>
        </w:rPr>
      </w:pPr>
      <w:r w:rsidRPr="00597284">
        <w:rPr>
          <w:color w:val="FF0000"/>
        </w:rPr>
        <w:t>Fig OW4. Sinalização para a leitura de UM.</w:t>
      </w:r>
    </w:p>
    <w:p w14:paraId="7F86BCF3" w14:textId="77777777" w:rsidR="007D5EE0" w:rsidRPr="00597284" w:rsidRDefault="007D5EE0" w:rsidP="00274793">
      <w:pPr>
        <w:spacing w:after="0"/>
        <w:jc w:val="center"/>
        <w:rPr>
          <w:color w:val="FF0000"/>
        </w:rPr>
      </w:pPr>
    </w:p>
    <w:p w14:paraId="1C0274B2" w14:textId="77777777" w:rsidR="00274793" w:rsidRPr="00597284" w:rsidRDefault="00274793" w:rsidP="00E70A60">
      <w:pPr>
        <w:spacing w:after="0"/>
        <w:rPr>
          <w:color w:val="FF0000"/>
        </w:rPr>
      </w:pPr>
    </w:p>
    <w:p w14:paraId="0548C8E9" w14:textId="6DDC58B6" w:rsidR="005F02D9" w:rsidRPr="00597284" w:rsidRDefault="005F02D9" w:rsidP="00E70A60">
      <w:pPr>
        <w:spacing w:after="0"/>
        <w:rPr>
          <w:color w:val="FF0000"/>
        </w:rPr>
      </w:pPr>
    </w:p>
    <w:p w14:paraId="39442871" w14:textId="06D0474E" w:rsidR="007B57C3" w:rsidRPr="00597284" w:rsidRDefault="007B57C3" w:rsidP="00E70A60">
      <w:pPr>
        <w:spacing w:after="0"/>
        <w:rPr>
          <w:color w:val="FF0000"/>
        </w:rPr>
      </w:pPr>
    </w:p>
    <w:p w14:paraId="7F4C1D0D" w14:textId="260371E3" w:rsidR="007B57C3" w:rsidRPr="00597284" w:rsidRDefault="007B57C3" w:rsidP="00E70A60">
      <w:pPr>
        <w:spacing w:after="0"/>
        <w:rPr>
          <w:color w:val="FF0000"/>
        </w:rPr>
      </w:pPr>
    </w:p>
    <w:p w14:paraId="6D34D62C" w14:textId="1F09457B" w:rsidR="007B57C3" w:rsidRPr="00597284" w:rsidRDefault="007B57C3">
      <w:pPr>
        <w:rPr>
          <w:color w:val="FF0000"/>
        </w:rPr>
      </w:pPr>
      <w:r w:rsidRPr="00597284">
        <w:rPr>
          <w:color w:val="FF0000"/>
        </w:rPr>
        <w:br w:type="page"/>
      </w:r>
    </w:p>
    <w:p w14:paraId="41BB3DF3" w14:textId="61664BB2" w:rsidR="007B57C3" w:rsidRPr="00597284" w:rsidRDefault="007B57C3" w:rsidP="005D0A54">
      <w:pPr>
        <w:spacing w:after="0"/>
        <w:jc w:val="center"/>
        <w:rPr>
          <w:color w:val="FF0000"/>
          <w:sz w:val="36"/>
          <w:szCs w:val="36"/>
        </w:rPr>
      </w:pPr>
      <w:r w:rsidRPr="00597284">
        <w:rPr>
          <w:color w:val="FF0000"/>
          <w:sz w:val="36"/>
          <w:szCs w:val="36"/>
        </w:rPr>
        <w:lastRenderedPageBreak/>
        <w:t>LASTRO</w:t>
      </w:r>
    </w:p>
    <w:p w14:paraId="2C72CC19" w14:textId="4B0CAC27" w:rsidR="007B57C3" w:rsidRPr="00597284" w:rsidRDefault="007B57C3" w:rsidP="00E70A60">
      <w:pPr>
        <w:spacing w:after="0"/>
        <w:rPr>
          <w:color w:val="FF0000"/>
        </w:rPr>
      </w:pPr>
    </w:p>
    <w:p w14:paraId="7B635A96" w14:textId="185D5DB4" w:rsidR="005D0A54" w:rsidRPr="00597284" w:rsidRDefault="007B57C3" w:rsidP="00E70A60">
      <w:pPr>
        <w:spacing w:after="0"/>
        <w:rPr>
          <w:color w:val="FF0000"/>
        </w:rPr>
      </w:pPr>
      <w:r w:rsidRPr="00597284">
        <w:rPr>
          <w:color w:val="FF0000"/>
        </w:rPr>
        <w:t>Ensaios para ver a melhor posição e o valor do lastro.</w:t>
      </w:r>
      <w:r w:rsidR="00CB0DE5" w:rsidRPr="00597284">
        <w:rPr>
          <w:color w:val="FF0000"/>
        </w:rP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97284" w:rsidRPr="00597284" w14:paraId="072C434A" w14:textId="77777777" w:rsidTr="005D0A54">
        <w:tc>
          <w:tcPr>
            <w:tcW w:w="5228" w:type="dxa"/>
          </w:tcPr>
          <w:p w14:paraId="33159654" w14:textId="77777777" w:rsidR="005D0A54" w:rsidRPr="00597284" w:rsidRDefault="005D0A54" w:rsidP="000959AD">
            <w:pPr>
              <w:spacing w:before="120" w:after="120"/>
              <w:jc w:val="center"/>
              <w:rPr>
                <w:color w:val="FF0000"/>
              </w:rPr>
            </w:pPr>
            <w:r w:rsidRPr="00597284">
              <w:rPr>
                <w:noProof/>
                <w:color w:val="FF0000"/>
              </w:rPr>
              <w:drawing>
                <wp:inline distT="0" distB="0" distL="0" distR="0" wp14:anchorId="59A93BC3" wp14:editId="6A0A5A80">
                  <wp:extent cx="2196000" cy="2923200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92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9D5466" w14:textId="292904BB" w:rsidR="000959AD" w:rsidRPr="00597284" w:rsidRDefault="000959AD" w:rsidP="000959AD">
            <w:pPr>
              <w:spacing w:before="120" w:after="120"/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Posição 0</w:t>
            </w:r>
            <w:r w:rsidR="00794E72" w:rsidRPr="00597284">
              <w:rPr>
                <w:color w:val="FF0000"/>
              </w:rPr>
              <w:t xml:space="preserve"> – sem lastro</w:t>
            </w:r>
          </w:p>
        </w:tc>
        <w:tc>
          <w:tcPr>
            <w:tcW w:w="5228" w:type="dxa"/>
          </w:tcPr>
          <w:p w14:paraId="0296892D" w14:textId="77777777" w:rsidR="005D0A54" w:rsidRPr="00597284" w:rsidRDefault="005D0A54" w:rsidP="000959AD">
            <w:pPr>
              <w:spacing w:before="120" w:after="120"/>
              <w:jc w:val="center"/>
              <w:rPr>
                <w:color w:val="FF0000"/>
              </w:rPr>
            </w:pPr>
            <w:r w:rsidRPr="00597284">
              <w:rPr>
                <w:noProof/>
                <w:color w:val="FF0000"/>
              </w:rPr>
              <w:drawing>
                <wp:inline distT="0" distB="0" distL="0" distR="0" wp14:anchorId="255467AF" wp14:editId="2A3ED431">
                  <wp:extent cx="2188800" cy="2919600"/>
                  <wp:effectExtent l="0" t="0" r="254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8800" cy="291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BBAEC3" w14:textId="6330FCCB" w:rsidR="000959AD" w:rsidRPr="00597284" w:rsidRDefault="000959AD" w:rsidP="000959AD">
            <w:pPr>
              <w:spacing w:before="120" w:after="120"/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Posição 1</w:t>
            </w:r>
          </w:p>
        </w:tc>
      </w:tr>
      <w:tr w:rsidR="00597284" w:rsidRPr="00597284" w14:paraId="34C60867" w14:textId="77777777" w:rsidTr="005D0A54">
        <w:tc>
          <w:tcPr>
            <w:tcW w:w="5228" w:type="dxa"/>
          </w:tcPr>
          <w:p w14:paraId="7924B06C" w14:textId="77777777" w:rsidR="005D0A54" w:rsidRPr="00597284" w:rsidRDefault="005D0A54" w:rsidP="000959AD">
            <w:pPr>
              <w:spacing w:before="120" w:after="120"/>
              <w:jc w:val="center"/>
              <w:rPr>
                <w:color w:val="FF0000"/>
              </w:rPr>
            </w:pPr>
            <w:r w:rsidRPr="00597284">
              <w:rPr>
                <w:noProof/>
                <w:color w:val="FF0000"/>
              </w:rPr>
              <w:drawing>
                <wp:inline distT="0" distB="0" distL="0" distR="0" wp14:anchorId="7F8CC547" wp14:editId="475F20A9">
                  <wp:extent cx="2192400" cy="2923200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2400" cy="292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1E1632" w14:textId="713E3669" w:rsidR="000959AD" w:rsidRPr="00597284" w:rsidRDefault="000959AD" w:rsidP="000959AD">
            <w:pPr>
              <w:spacing w:before="120" w:after="120"/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Posição 2</w:t>
            </w:r>
          </w:p>
        </w:tc>
        <w:tc>
          <w:tcPr>
            <w:tcW w:w="5228" w:type="dxa"/>
          </w:tcPr>
          <w:p w14:paraId="363A7238" w14:textId="77777777" w:rsidR="005D0A54" w:rsidRPr="00597284" w:rsidRDefault="005D0A54" w:rsidP="000959AD">
            <w:pPr>
              <w:spacing w:before="120" w:after="120"/>
              <w:jc w:val="center"/>
              <w:rPr>
                <w:color w:val="FF0000"/>
              </w:rPr>
            </w:pPr>
            <w:r w:rsidRPr="00597284">
              <w:rPr>
                <w:noProof/>
                <w:color w:val="FF0000"/>
              </w:rPr>
              <w:drawing>
                <wp:inline distT="0" distB="0" distL="0" distR="0" wp14:anchorId="31997DDB" wp14:editId="2774CA77">
                  <wp:extent cx="2192400" cy="292320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2400" cy="292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464B5D" w14:textId="6899EC53" w:rsidR="000959AD" w:rsidRPr="00597284" w:rsidRDefault="000959AD" w:rsidP="000959AD">
            <w:pPr>
              <w:spacing w:before="120" w:after="120"/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Posição 3</w:t>
            </w:r>
          </w:p>
        </w:tc>
      </w:tr>
      <w:tr w:rsidR="005D0A54" w:rsidRPr="00597284" w14:paraId="26C3761E" w14:textId="77777777" w:rsidTr="005D0A54">
        <w:tc>
          <w:tcPr>
            <w:tcW w:w="5228" w:type="dxa"/>
          </w:tcPr>
          <w:p w14:paraId="0FC6EAFD" w14:textId="77777777" w:rsidR="005D0A54" w:rsidRPr="00597284" w:rsidRDefault="005D0A54" w:rsidP="000959AD">
            <w:pPr>
              <w:spacing w:before="120" w:after="120"/>
              <w:jc w:val="center"/>
              <w:rPr>
                <w:color w:val="FF0000"/>
              </w:rPr>
            </w:pPr>
            <w:r w:rsidRPr="00597284">
              <w:rPr>
                <w:noProof/>
                <w:color w:val="FF0000"/>
              </w:rPr>
              <w:lastRenderedPageBreak/>
              <w:drawing>
                <wp:inline distT="0" distB="0" distL="0" distR="0" wp14:anchorId="77E0D530" wp14:editId="4687ED41">
                  <wp:extent cx="2192400" cy="2923200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2400" cy="292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3D1430" w14:textId="31B8C3FA" w:rsidR="000959AD" w:rsidRPr="00597284" w:rsidRDefault="000959AD" w:rsidP="000959AD">
            <w:pPr>
              <w:spacing w:before="120" w:after="120"/>
              <w:jc w:val="center"/>
              <w:rPr>
                <w:color w:val="FF0000"/>
              </w:rPr>
            </w:pPr>
            <w:r w:rsidRPr="00597284">
              <w:rPr>
                <w:color w:val="FF0000"/>
              </w:rPr>
              <w:t>Posição 4</w:t>
            </w:r>
          </w:p>
        </w:tc>
        <w:tc>
          <w:tcPr>
            <w:tcW w:w="5228" w:type="dxa"/>
          </w:tcPr>
          <w:p w14:paraId="3E3C34D4" w14:textId="77777777" w:rsidR="005D0A54" w:rsidRPr="00597284" w:rsidRDefault="005D0A54" w:rsidP="000959AD">
            <w:pPr>
              <w:spacing w:before="120" w:after="120"/>
              <w:jc w:val="center"/>
              <w:rPr>
                <w:color w:val="FF0000"/>
              </w:rPr>
            </w:pPr>
          </w:p>
        </w:tc>
      </w:tr>
    </w:tbl>
    <w:p w14:paraId="19D44ED9" w14:textId="50E06E86" w:rsidR="005D0A54" w:rsidRPr="00597284" w:rsidRDefault="005D0A54" w:rsidP="00E70A60">
      <w:pPr>
        <w:spacing w:after="0"/>
        <w:rPr>
          <w:color w:val="FF0000"/>
        </w:rPr>
      </w:pPr>
    </w:p>
    <w:p w14:paraId="4CFCE3FE" w14:textId="682E68C7" w:rsidR="00CB0DE5" w:rsidRPr="00597284" w:rsidRDefault="00CB0DE5" w:rsidP="00E70A60">
      <w:pPr>
        <w:spacing w:after="0"/>
        <w:rPr>
          <w:color w:val="FF0000"/>
        </w:rPr>
      </w:pPr>
      <w:r w:rsidRPr="00597284">
        <w:rPr>
          <w:color w:val="FF0000"/>
        </w:rPr>
        <w:t>Usada a taxa de 5 conversões por segundo. Cada ensaio durou, pelo menos, 3 minutos.</w:t>
      </w:r>
    </w:p>
    <w:p w14:paraId="57767EB2" w14:textId="2EA4C531" w:rsidR="00CB0DE5" w:rsidRPr="00597284" w:rsidRDefault="00CB0DE5" w:rsidP="00E70A60">
      <w:pPr>
        <w:spacing w:after="0"/>
        <w:rPr>
          <w:color w:val="FF0000"/>
        </w:rPr>
      </w:pPr>
      <w:r w:rsidRPr="00597284">
        <w:rPr>
          <w:color w:val="FF0000"/>
        </w:rPr>
        <w:t>Densímetro de ponta cabeça para marcar o início de o fim de cada ensaio.</w:t>
      </w:r>
    </w:p>
    <w:p w14:paraId="741856BA" w14:textId="418BF39C" w:rsidR="00B7513D" w:rsidRPr="00597284" w:rsidRDefault="00B7513D" w:rsidP="00E70A60">
      <w:pPr>
        <w:spacing w:after="0"/>
        <w:rPr>
          <w:color w:val="FF0000"/>
        </w:rPr>
      </w:pPr>
    </w:p>
    <w:p w14:paraId="310D7560" w14:textId="6C5CA536" w:rsidR="00B7513D" w:rsidRPr="00597284" w:rsidRDefault="00B7513D" w:rsidP="00E70A60">
      <w:pPr>
        <w:spacing w:after="0"/>
        <w:rPr>
          <w:color w:val="FF0000"/>
        </w:rPr>
      </w:pPr>
    </w:p>
    <w:p w14:paraId="393AF171" w14:textId="254D5A63" w:rsidR="00B7513D" w:rsidRPr="00597284" w:rsidRDefault="00B7513D" w:rsidP="00E70A60">
      <w:pPr>
        <w:spacing w:after="0"/>
        <w:rPr>
          <w:color w:val="FF0000"/>
        </w:rPr>
      </w:pPr>
    </w:p>
    <w:p w14:paraId="239155BE" w14:textId="19932255" w:rsidR="00B7513D" w:rsidRPr="00597284" w:rsidRDefault="00B7513D" w:rsidP="00E70A60">
      <w:pPr>
        <w:spacing w:after="0"/>
        <w:rPr>
          <w:color w:val="FF0000"/>
        </w:rPr>
      </w:pPr>
    </w:p>
    <w:p w14:paraId="3C98D538" w14:textId="77777777" w:rsidR="00B7513D" w:rsidRPr="00597284" w:rsidRDefault="00B7513D" w:rsidP="00E70A60">
      <w:pPr>
        <w:spacing w:after="0"/>
        <w:rPr>
          <w:color w:val="FF0000"/>
        </w:rPr>
      </w:pPr>
    </w:p>
    <w:p w14:paraId="2787BA76" w14:textId="1D08FF5C" w:rsidR="005F02D9" w:rsidRPr="00597284" w:rsidRDefault="005F02D9" w:rsidP="00E70A60">
      <w:pPr>
        <w:spacing w:after="0"/>
        <w:rPr>
          <w:color w:val="FF0000"/>
        </w:rPr>
      </w:pPr>
    </w:p>
    <w:p w14:paraId="7D3932A0" w14:textId="16582BE6" w:rsidR="005F02D9" w:rsidRPr="00597284" w:rsidRDefault="005F02D9" w:rsidP="00E70A60">
      <w:pPr>
        <w:spacing w:after="0"/>
        <w:rPr>
          <w:color w:val="FF0000"/>
        </w:rPr>
      </w:pPr>
    </w:p>
    <w:p w14:paraId="4F98CF20" w14:textId="344EDDC9" w:rsidR="005F02D9" w:rsidRPr="00597284" w:rsidRDefault="005F02D9" w:rsidP="00E70A60">
      <w:pPr>
        <w:spacing w:after="0"/>
        <w:rPr>
          <w:color w:val="FF0000"/>
        </w:rPr>
      </w:pPr>
    </w:p>
    <w:p w14:paraId="509F35B8" w14:textId="77777777" w:rsidR="005F02D9" w:rsidRPr="00597284" w:rsidRDefault="005F02D9" w:rsidP="00E70A60">
      <w:pPr>
        <w:spacing w:after="0"/>
        <w:rPr>
          <w:color w:val="FF0000"/>
        </w:rPr>
      </w:pPr>
    </w:p>
    <w:p w14:paraId="50BA0423" w14:textId="0B3DA3DC" w:rsidR="006A07B4" w:rsidRPr="00597284" w:rsidRDefault="006A07B4" w:rsidP="006A07B4">
      <w:pPr>
        <w:spacing w:after="0"/>
        <w:rPr>
          <w:color w:val="FF0000"/>
        </w:rPr>
      </w:pPr>
    </w:p>
    <w:p w14:paraId="56C3ED09" w14:textId="3569625D" w:rsidR="006A07B4" w:rsidRPr="00597284" w:rsidRDefault="006A07B4" w:rsidP="006A07B4">
      <w:pPr>
        <w:spacing w:after="0"/>
        <w:rPr>
          <w:color w:val="FF0000"/>
        </w:rPr>
      </w:pPr>
    </w:p>
    <w:p w14:paraId="26EF5970" w14:textId="4746D463" w:rsidR="006A07B4" w:rsidRPr="00597284" w:rsidRDefault="006A07B4" w:rsidP="006A07B4">
      <w:pPr>
        <w:spacing w:after="0"/>
        <w:rPr>
          <w:color w:val="FF0000"/>
        </w:rPr>
      </w:pPr>
    </w:p>
    <w:p w14:paraId="034EA45F" w14:textId="7B049225" w:rsidR="006A07B4" w:rsidRPr="00597284" w:rsidRDefault="006A07B4" w:rsidP="006A07B4">
      <w:pPr>
        <w:spacing w:after="0"/>
        <w:rPr>
          <w:color w:val="FF0000"/>
        </w:rPr>
      </w:pPr>
    </w:p>
    <w:p w14:paraId="79679A23" w14:textId="77777777" w:rsidR="006A07B4" w:rsidRPr="00597284" w:rsidRDefault="006A07B4" w:rsidP="006A07B4">
      <w:pPr>
        <w:spacing w:after="0"/>
        <w:rPr>
          <w:color w:val="FF0000"/>
        </w:rPr>
      </w:pPr>
    </w:p>
    <w:p w14:paraId="1765211A" w14:textId="77777777" w:rsidR="002567EC" w:rsidRPr="00597284" w:rsidRDefault="002567EC" w:rsidP="002567EC">
      <w:pPr>
        <w:pStyle w:val="PargrafodaLista"/>
        <w:spacing w:after="0"/>
        <w:rPr>
          <w:color w:val="FF0000"/>
        </w:rPr>
      </w:pPr>
    </w:p>
    <w:sectPr w:rsidR="002567EC" w:rsidRPr="00597284" w:rsidSect="005D0D3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88A301" w14:textId="77777777" w:rsidR="003842CF" w:rsidRDefault="003842CF" w:rsidP="007A5CC6">
      <w:pPr>
        <w:spacing w:after="0" w:line="240" w:lineRule="auto"/>
      </w:pPr>
      <w:r>
        <w:separator/>
      </w:r>
    </w:p>
  </w:endnote>
  <w:endnote w:type="continuationSeparator" w:id="0">
    <w:p w14:paraId="2BD97BA1" w14:textId="77777777" w:rsidR="003842CF" w:rsidRDefault="003842CF" w:rsidP="007A5C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683568"/>
      <w:docPartObj>
        <w:docPartGallery w:val="Page Numbers (Bottom of Page)"/>
        <w:docPartUnique/>
      </w:docPartObj>
    </w:sdtPr>
    <w:sdtEndPr/>
    <w:sdtContent>
      <w:p w14:paraId="53EBC1EC" w14:textId="17EEF478" w:rsidR="002A4986" w:rsidRDefault="002A4986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B65D49A" w14:textId="77777777" w:rsidR="002A4986" w:rsidRDefault="002A498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E5EA05" w14:textId="77777777" w:rsidR="003842CF" w:rsidRDefault="003842CF" w:rsidP="007A5CC6">
      <w:pPr>
        <w:spacing w:after="0" w:line="240" w:lineRule="auto"/>
      </w:pPr>
      <w:r>
        <w:separator/>
      </w:r>
    </w:p>
  </w:footnote>
  <w:footnote w:type="continuationSeparator" w:id="0">
    <w:p w14:paraId="1624E3F3" w14:textId="77777777" w:rsidR="003842CF" w:rsidRDefault="003842CF" w:rsidP="007A5C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94CA8"/>
    <w:multiLevelType w:val="hybridMultilevel"/>
    <w:tmpl w:val="33C21B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453F3A"/>
    <w:multiLevelType w:val="hybridMultilevel"/>
    <w:tmpl w:val="E32800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FF64DE"/>
    <w:multiLevelType w:val="hybridMultilevel"/>
    <w:tmpl w:val="AF5CCE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630D63"/>
    <w:multiLevelType w:val="hybridMultilevel"/>
    <w:tmpl w:val="7E32B7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icardo Zelenovsky">
    <w15:presenceInfo w15:providerId="Windows Live" w15:userId="480884d77de30aa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ED9"/>
    <w:rsid w:val="000000E0"/>
    <w:rsid w:val="000015FC"/>
    <w:rsid w:val="00004E08"/>
    <w:rsid w:val="00013519"/>
    <w:rsid w:val="000135B1"/>
    <w:rsid w:val="00014698"/>
    <w:rsid w:val="00017D90"/>
    <w:rsid w:val="00024323"/>
    <w:rsid w:val="00025FB3"/>
    <w:rsid w:val="00050475"/>
    <w:rsid w:val="00064A23"/>
    <w:rsid w:val="000766A2"/>
    <w:rsid w:val="000832BB"/>
    <w:rsid w:val="00083449"/>
    <w:rsid w:val="00084FAF"/>
    <w:rsid w:val="00086A48"/>
    <w:rsid w:val="0009377C"/>
    <w:rsid w:val="000959AD"/>
    <w:rsid w:val="0009720E"/>
    <w:rsid w:val="000A5A6E"/>
    <w:rsid w:val="000B3ACE"/>
    <w:rsid w:val="000B40F6"/>
    <w:rsid w:val="000B4D74"/>
    <w:rsid w:val="000B5F02"/>
    <w:rsid w:val="000C70F4"/>
    <w:rsid w:val="000D021F"/>
    <w:rsid w:val="000D34B7"/>
    <w:rsid w:val="000D3B7B"/>
    <w:rsid w:val="000E164A"/>
    <w:rsid w:val="000E5EDA"/>
    <w:rsid w:val="000E78EE"/>
    <w:rsid w:val="000E79A4"/>
    <w:rsid w:val="000F1F9B"/>
    <w:rsid w:val="000F55A9"/>
    <w:rsid w:val="000F5931"/>
    <w:rsid w:val="000F6D62"/>
    <w:rsid w:val="00110C3C"/>
    <w:rsid w:val="00116466"/>
    <w:rsid w:val="001169A6"/>
    <w:rsid w:val="00116AFB"/>
    <w:rsid w:val="00136128"/>
    <w:rsid w:val="00147A5E"/>
    <w:rsid w:val="00154E3A"/>
    <w:rsid w:val="001619A0"/>
    <w:rsid w:val="001641CB"/>
    <w:rsid w:val="001652E4"/>
    <w:rsid w:val="00172358"/>
    <w:rsid w:val="001752C8"/>
    <w:rsid w:val="001758A6"/>
    <w:rsid w:val="001861D3"/>
    <w:rsid w:val="001915E1"/>
    <w:rsid w:val="001B1C29"/>
    <w:rsid w:val="001B32AD"/>
    <w:rsid w:val="001C56F6"/>
    <w:rsid w:val="001C5766"/>
    <w:rsid w:val="001E1813"/>
    <w:rsid w:val="001E41EA"/>
    <w:rsid w:val="001F420A"/>
    <w:rsid w:val="0020017D"/>
    <w:rsid w:val="002039FD"/>
    <w:rsid w:val="002045AB"/>
    <w:rsid w:val="0021379F"/>
    <w:rsid w:val="0021435F"/>
    <w:rsid w:val="00214670"/>
    <w:rsid w:val="0022046E"/>
    <w:rsid w:val="00223EE7"/>
    <w:rsid w:val="0022633A"/>
    <w:rsid w:val="00235A63"/>
    <w:rsid w:val="0025507C"/>
    <w:rsid w:val="0025572C"/>
    <w:rsid w:val="002567EC"/>
    <w:rsid w:val="00267EBB"/>
    <w:rsid w:val="00270B2B"/>
    <w:rsid w:val="00271AB7"/>
    <w:rsid w:val="002720CB"/>
    <w:rsid w:val="00273E2B"/>
    <w:rsid w:val="00274793"/>
    <w:rsid w:val="00286D87"/>
    <w:rsid w:val="002876D1"/>
    <w:rsid w:val="00287CF2"/>
    <w:rsid w:val="002927AD"/>
    <w:rsid w:val="0029370D"/>
    <w:rsid w:val="002A3D2C"/>
    <w:rsid w:val="002A4986"/>
    <w:rsid w:val="002A5497"/>
    <w:rsid w:val="002A56C5"/>
    <w:rsid w:val="002A76EB"/>
    <w:rsid w:val="002C01F4"/>
    <w:rsid w:val="002C168F"/>
    <w:rsid w:val="002C3BA0"/>
    <w:rsid w:val="002D1FDF"/>
    <w:rsid w:val="002D28D2"/>
    <w:rsid w:val="002D2E78"/>
    <w:rsid w:val="002E10FF"/>
    <w:rsid w:val="002E1221"/>
    <w:rsid w:val="002F076B"/>
    <w:rsid w:val="00306245"/>
    <w:rsid w:val="00306AD1"/>
    <w:rsid w:val="003165FF"/>
    <w:rsid w:val="003214AF"/>
    <w:rsid w:val="003261B4"/>
    <w:rsid w:val="0032720F"/>
    <w:rsid w:val="003302C2"/>
    <w:rsid w:val="00330F6C"/>
    <w:rsid w:val="00340F5D"/>
    <w:rsid w:val="00342067"/>
    <w:rsid w:val="003526DE"/>
    <w:rsid w:val="0035450A"/>
    <w:rsid w:val="00354664"/>
    <w:rsid w:val="00354B4F"/>
    <w:rsid w:val="00364729"/>
    <w:rsid w:val="00373CE1"/>
    <w:rsid w:val="00377317"/>
    <w:rsid w:val="003842CF"/>
    <w:rsid w:val="00387E8A"/>
    <w:rsid w:val="003922B4"/>
    <w:rsid w:val="003934B9"/>
    <w:rsid w:val="003A0F97"/>
    <w:rsid w:val="003A2F91"/>
    <w:rsid w:val="003A647B"/>
    <w:rsid w:val="003A7E32"/>
    <w:rsid w:val="003B452A"/>
    <w:rsid w:val="003B60FA"/>
    <w:rsid w:val="003B67CC"/>
    <w:rsid w:val="003B793E"/>
    <w:rsid w:val="003C4756"/>
    <w:rsid w:val="003C4C14"/>
    <w:rsid w:val="003C6D6F"/>
    <w:rsid w:val="003D1A7E"/>
    <w:rsid w:val="003D46A4"/>
    <w:rsid w:val="003E0189"/>
    <w:rsid w:val="003F44DC"/>
    <w:rsid w:val="003F6798"/>
    <w:rsid w:val="00402984"/>
    <w:rsid w:val="00410227"/>
    <w:rsid w:val="00412BEF"/>
    <w:rsid w:val="00415AA6"/>
    <w:rsid w:val="00416CAA"/>
    <w:rsid w:val="00422A34"/>
    <w:rsid w:val="00423F7A"/>
    <w:rsid w:val="00442722"/>
    <w:rsid w:val="00446802"/>
    <w:rsid w:val="004558C2"/>
    <w:rsid w:val="004576AE"/>
    <w:rsid w:val="00462342"/>
    <w:rsid w:val="0046579C"/>
    <w:rsid w:val="004B0F8E"/>
    <w:rsid w:val="004B320E"/>
    <w:rsid w:val="004B64ED"/>
    <w:rsid w:val="004C0DCB"/>
    <w:rsid w:val="004D1C1F"/>
    <w:rsid w:val="004D2AD9"/>
    <w:rsid w:val="004D66F3"/>
    <w:rsid w:val="004E04F4"/>
    <w:rsid w:val="004E0FE3"/>
    <w:rsid w:val="004E5215"/>
    <w:rsid w:val="004F64A6"/>
    <w:rsid w:val="004F7B9F"/>
    <w:rsid w:val="00500680"/>
    <w:rsid w:val="005030CE"/>
    <w:rsid w:val="00505CCB"/>
    <w:rsid w:val="0051266B"/>
    <w:rsid w:val="0051273C"/>
    <w:rsid w:val="005141FC"/>
    <w:rsid w:val="005254FC"/>
    <w:rsid w:val="0053125B"/>
    <w:rsid w:val="00534B72"/>
    <w:rsid w:val="00535FAE"/>
    <w:rsid w:val="005371EA"/>
    <w:rsid w:val="0054065E"/>
    <w:rsid w:val="00541E1B"/>
    <w:rsid w:val="00541F04"/>
    <w:rsid w:val="00543720"/>
    <w:rsid w:val="005508AF"/>
    <w:rsid w:val="0055286A"/>
    <w:rsid w:val="00560631"/>
    <w:rsid w:val="00563CBD"/>
    <w:rsid w:val="00565AD7"/>
    <w:rsid w:val="00566760"/>
    <w:rsid w:val="0057257C"/>
    <w:rsid w:val="00573B8D"/>
    <w:rsid w:val="00573E70"/>
    <w:rsid w:val="0057438C"/>
    <w:rsid w:val="0058026E"/>
    <w:rsid w:val="00582BD0"/>
    <w:rsid w:val="0059296E"/>
    <w:rsid w:val="00596FF1"/>
    <w:rsid w:val="00597284"/>
    <w:rsid w:val="005A2F91"/>
    <w:rsid w:val="005A3A04"/>
    <w:rsid w:val="005A4E8B"/>
    <w:rsid w:val="005B0041"/>
    <w:rsid w:val="005B579E"/>
    <w:rsid w:val="005D0A54"/>
    <w:rsid w:val="005D0D3D"/>
    <w:rsid w:val="005D2AC4"/>
    <w:rsid w:val="005D3052"/>
    <w:rsid w:val="005F02D9"/>
    <w:rsid w:val="005F390C"/>
    <w:rsid w:val="00600D6E"/>
    <w:rsid w:val="006049E7"/>
    <w:rsid w:val="00612052"/>
    <w:rsid w:val="00615EB8"/>
    <w:rsid w:val="006246B5"/>
    <w:rsid w:val="0063341C"/>
    <w:rsid w:val="0063475E"/>
    <w:rsid w:val="00634C0F"/>
    <w:rsid w:val="00642B3F"/>
    <w:rsid w:val="00643774"/>
    <w:rsid w:val="0065069A"/>
    <w:rsid w:val="006518A5"/>
    <w:rsid w:val="00652966"/>
    <w:rsid w:val="00654D44"/>
    <w:rsid w:val="00655E3F"/>
    <w:rsid w:val="0066613D"/>
    <w:rsid w:val="00667A79"/>
    <w:rsid w:val="00667A7C"/>
    <w:rsid w:val="00677298"/>
    <w:rsid w:val="00687F3C"/>
    <w:rsid w:val="006A07B4"/>
    <w:rsid w:val="006A08DF"/>
    <w:rsid w:val="006A27CB"/>
    <w:rsid w:val="006A45CB"/>
    <w:rsid w:val="006A7FFC"/>
    <w:rsid w:val="006B24FD"/>
    <w:rsid w:val="006B2BAE"/>
    <w:rsid w:val="006B4E1A"/>
    <w:rsid w:val="006B61CA"/>
    <w:rsid w:val="006B6BA9"/>
    <w:rsid w:val="006C2836"/>
    <w:rsid w:val="006C5A69"/>
    <w:rsid w:val="006C61CE"/>
    <w:rsid w:val="006D29C5"/>
    <w:rsid w:val="006D5412"/>
    <w:rsid w:val="006D7B3C"/>
    <w:rsid w:val="006F50D8"/>
    <w:rsid w:val="00701928"/>
    <w:rsid w:val="00705818"/>
    <w:rsid w:val="007074BE"/>
    <w:rsid w:val="00710908"/>
    <w:rsid w:val="00713AC5"/>
    <w:rsid w:val="00723C6E"/>
    <w:rsid w:val="0072737F"/>
    <w:rsid w:val="00733E5B"/>
    <w:rsid w:val="00740936"/>
    <w:rsid w:val="00744F74"/>
    <w:rsid w:val="007478A3"/>
    <w:rsid w:val="007503B3"/>
    <w:rsid w:val="007506BB"/>
    <w:rsid w:val="00771090"/>
    <w:rsid w:val="007768FB"/>
    <w:rsid w:val="00780993"/>
    <w:rsid w:val="00785DE6"/>
    <w:rsid w:val="00785EAA"/>
    <w:rsid w:val="00790C92"/>
    <w:rsid w:val="00794E72"/>
    <w:rsid w:val="00795AD5"/>
    <w:rsid w:val="007A5CC6"/>
    <w:rsid w:val="007B48D6"/>
    <w:rsid w:val="007B4901"/>
    <w:rsid w:val="007B57C3"/>
    <w:rsid w:val="007C0870"/>
    <w:rsid w:val="007C2334"/>
    <w:rsid w:val="007C4AC1"/>
    <w:rsid w:val="007C7436"/>
    <w:rsid w:val="007C7E08"/>
    <w:rsid w:val="007D5EE0"/>
    <w:rsid w:val="007E0FF4"/>
    <w:rsid w:val="007E1C52"/>
    <w:rsid w:val="007E5334"/>
    <w:rsid w:val="007F2EF4"/>
    <w:rsid w:val="007F3219"/>
    <w:rsid w:val="007F4781"/>
    <w:rsid w:val="007F7B6F"/>
    <w:rsid w:val="008052F5"/>
    <w:rsid w:val="00805C27"/>
    <w:rsid w:val="008210DC"/>
    <w:rsid w:val="00824E34"/>
    <w:rsid w:val="00826CC8"/>
    <w:rsid w:val="00832A16"/>
    <w:rsid w:val="008429A6"/>
    <w:rsid w:val="0084300F"/>
    <w:rsid w:val="00844047"/>
    <w:rsid w:val="00860DE1"/>
    <w:rsid w:val="0089401C"/>
    <w:rsid w:val="008A081B"/>
    <w:rsid w:val="008A137D"/>
    <w:rsid w:val="008A6ECE"/>
    <w:rsid w:val="008B3CFE"/>
    <w:rsid w:val="008C1B1B"/>
    <w:rsid w:val="008C3539"/>
    <w:rsid w:val="008C4BC0"/>
    <w:rsid w:val="008C5115"/>
    <w:rsid w:val="008C6B1A"/>
    <w:rsid w:val="008D2E6D"/>
    <w:rsid w:val="008E5A95"/>
    <w:rsid w:val="008E6E70"/>
    <w:rsid w:val="008F56F8"/>
    <w:rsid w:val="008F751E"/>
    <w:rsid w:val="00903CE6"/>
    <w:rsid w:val="00904194"/>
    <w:rsid w:val="00914C0C"/>
    <w:rsid w:val="00924760"/>
    <w:rsid w:val="009312CE"/>
    <w:rsid w:val="00943400"/>
    <w:rsid w:val="0094456C"/>
    <w:rsid w:val="00947674"/>
    <w:rsid w:val="00950F37"/>
    <w:rsid w:val="00954350"/>
    <w:rsid w:val="0096199B"/>
    <w:rsid w:val="0096424F"/>
    <w:rsid w:val="009711C9"/>
    <w:rsid w:val="00972ED1"/>
    <w:rsid w:val="0098220B"/>
    <w:rsid w:val="00986D83"/>
    <w:rsid w:val="00986EAB"/>
    <w:rsid w:val="00995F8D"/>
    <w:rsid w:val="00997730"/>
    <w:rsid w:val="009A609C"/>
    <w:rsid w:val="009C60C3"/>
    <w:rsid w:val="009D10A9"/>
    <w:rsid w:val="009D35D5"/>
    <w:rsid w:val="009D4F2E"/>
    <w:rsid w:val="009E64EF"/>
    <w:rsid w:val="009E7BDF"/>
    <w:rsid w:val="009F23CE"/>
    <w:rsid w:val="00A10853"/>
    <w:rsid w:val="00A122F5"/>
    <w:rsid w:val="00A138CC"/>
    <w:rsid w:val="00A14068"/>
    <w:rsid w:val="00A20904"/>
    <w:rsid w:val="00A25AA7"/>
    <w:rsid w:val="00A27C51"/>
    <w:rsid w:val="00A45A66"/>
    <w:rsid w:val="00A47B1D"/>
    <w:rsid w:val="00A5047A"/>
    <w:rsid w:val="00A56210"/>
    <w:rsid w:val="00A56A73"/>
    <w:rsid w:val="00A575E8"/>
    <w:rsid w:val="00A628E5"/>
    <w:rsid w:val="00A66958"/>
    <w:rsid w:val="00A763D2"/>
    <w:rsid w:val="00A83028"/>
    <w:rsid w:val="00A9036B"/>
    <w:rsid w:val="00A92531"/>
    <w:rsid w:val="00A92CC5"/>
    <w:rsid w:val="00AA01BA"/>
    <w:rsid w:val="00AA2C43"/>
    <w:rsid w:val="00AA3946"/>
    <w:rsid w:val="00AA453B"/>
    <w:rsid w:val="00AA60E8"/>
    <w:rsid w:val="00AB1D18"/>
    <w:rsid w:val="00AB4B95"/>
    <w:rsid w:val="00AC3F6E"/>
    <w:rsid w:val="00AD09BF"/>
    <w:rsid w:val="00AE2BD7"/>
    <w:rsid w:val="00AE2ED9"/>
    <w:rsid w:val="00AE3A63"/>
    <w:rsid w:val="00AF0381"/>
    <w:rsid w:val="00AF60A5"/>
    <w:rsid w:val="00B007EA"/>
    <w:rsid w:val="00B01754"/>
    <w:rsid w:val="00B04403"/>
    <w:rsid w:val="00B11243"/>
    <w:rsid w:val="00B222AE"/>
    <w:rsid w:val="00B30732"/>
    <w:rsid w:val="00B34FAC"/>
    <w:rsid w:val="00B36863"/>
    <w:rsid w:val="00B41304"/>
    <w:rsid w:val="00B4227A"/>
    <w:rsid w:val="00B42722"/>
    <w:rsid w:val="00B64EF2"/>
    <w:rsid w:val="00B65AFE"/>
    <w:rsid w:val="00B70B5D"/>
    <w:rsid w:val="00B7513D"/>
    <w:rsid w:val="00B762E8"/>
    <w:rsid w:val="00B91887"/>
    <w:rsid w:val="00BA7FB4"/>
    <w:rsid w:val="00BB2236"/>
    <w:rsid w:val="00BB50F6"/>
    <w:rsid w:val="00BC18A9"/>
    <w:rsid w:val="00BC61B9"/>
    <w:rsid w:val="00BD1688"/>
    <w:rsid w:val="00BF31E7"/>
    <w:rsid w:val="00BF4EB6"/>
    <w:rsid w:val="00C006AB"/>
    <w:rsid w:val="00C01EA1"/>
    <w:rsid w:val="00C042F0"/>
    <w:rsid w:val="00C06F13"/>
    <w:rsid w:val="00C073F7"/>
    <w:rsid w:val="00C109B2"/>
    <w:rsid w:val="00C14956"/>
    <w:rsid w:val="00C16B43"/>
    <w:rsid w:val="00C177D2"/>
    <w:rsid w:val="00C179F4"/>
    <w:rsid w:val="00C358D8"/>
    <w:rsid w:val="00C3743C"/>
    <w:rsid w:val="00C41724"/>
    <w:rsid w:val="00C4298F"/>
    <w:rsid w:val="00C44638"/>
    <w:rsid w:val="00C46933"/>
    <w:rsid w:val="00C51E39"/>
    <w:rsid w:val="00C60D1D"/>
    <w:rsid w:val="00C7109B"/>
    <w:rsid w:val="00C74C29"/>
    <w:rsid w:val="00C8179A"/>
    <w:rsid w:val="00C9176A"/>
    <w:rsid w:val="00CA35D2"/>
    <w:rsid w:val="00CA44F5"/>
    <w:rsid w:val="00CB0DE5"/>
    <w:rsid w:val="00CB1D21"/>
    <w:rsid w:val="00CB4877"/>
    <w:rsid w:val="00CB6BFB"/>
    <w:rsid w:val="00CC1FC2"/>
    <w:rsid w:val="00CC4EEE"/>
    <w:rsid w:val="00CD0085"/>
    <w:rsid w:val="00CE0278"/>
    <w:rsid w:val="00CE4140"/>
    <w:rsid w:val="00CE57C5"/>
    <w:rsid w:val="00CE77D4"/>
    <w:rsid w:val="00CF2668"/>
    <w:rsid w:val="00CF35E6"/>
    <w:rsid w:val="00CF5949"/>
    <w:rsid w:val="00CF654E"/>
    <w:rsid w:val="00CF731E"/>
    <w:rsid w:val="00D02C79"/>
    <w:rsid w:val="00D03946"/>
    <w:rsid w:val="00D04485"/>
    <w:rsid w:val="00D13AE8"/>
    <w:rsid w:val="00D16E2F"/>
    <w:rsid w:val="00D17F72"/>
    <w:rsid w:val="00D21BDA"/>
    <w:rsid w:val="00D24AA6"/>
    <w:rsid w:val="00D263E2"/>
    <w:rsid w:val="00D33946"/>
    <w:rsid w:val="00D546EF"/>
    <w:rsid w:val="00D60392"/>
    <w:rsid w:val="00D61DF0"/>
    <w:rsid w:val="00D63D19"/>
    <w:rsid w:val="00D64071"/>
    <w:rsid w:val="00D72CDB"/>
    <w:rsid w:val="00D73817"/>
    <w:rsid w:val="00D73F86"/>
    <w:rsid w:val="00D80E40"/>
    <w:rsid w:val="00D84A11"/>
    <w:rsid w:val="00D856D7"/>
    <w:rsid w:val="00D96BEB"/>
    <w:rsid w:val="00DA0B71"/>
    <w:rsid w:val="00DA0D8D"/>
    <w:rsid w:val="00DA165F"/>
    <w:rsid w:val="00DA21D4"/>
    <w:rsid w:val="00DA2322"/>
    <w:rsid w:val="00DA2374"/>
    <w:rsid w:val="00DA270A"/>
    <w:rsid w:val="00DA7D9B"/>
    <w:rsid w:val="00DB3ADB"/>
    <w:rsid w:val="00DB6AFC"/>
    <w:rsid w:val="00DB6CC2"/>
    <w:rsid w:val="00DC28D8"/>
    <w:rsid w:val="00DC4AD0"/>
    <w:rsid w:val="00DD4732"/>
    <w:rsid w:val="00DE0540"/>
    <w:rsid w:val="00DE3ECE"/>
    <w:rsid w:val="00DE68E2"/>
    <w:rsid w:val="00DF235C"/>
    <w:rsid w:val="00DF6C8C"/>
    <w:rsid w:val="00DF7424"/>
    <w:rsid w:val="00DF7E34"/>
    <w:rsid w:val="00E12D3B"/>
    <w:rsid w:val="00E17DE9"/>
    <w:rsid w:val="00E3426A"/>
    <w:rsid w:val="00E41815"/>
    <w:rsid w:val="00E42720"/>
    <w:rsid w:val="00E44A3C"/>
    <w:rsid w:val="00E55112"/>
    <w:rsid w:val="00E62458"/>
    <w:rsid w:val="00E702D5"/>
    <w:rsid w:val="00E70A14"/>
    <w:rsid w:val="00E70A60"/>
    <w:rsid w:val="00E77695"/>
    <w:rsid w:val="00E8125D"/>
    <w:rsid w:val="00E82F3A"/>
    <w:rsid w:val="00E85C4E"/>
    <w:rsid w:val="00E96081"/>
    <w:rsid w:val="00EA05B0"/>
    <w:rsid w:val="00EA486F"/>
    <w:rsid w:val="00EB245B"/>
    <w:rsid w:val="00EB3856"/>
    <w:rsid w:val="00EB3E4D"/>
    <w:rsid w:val="00EB3EC3"/>
    <w:rsid w:val="00EC15E4"/>
    <w:rsid w:val="00EC31C9"/>
    <w:rsid w:val="00EC381E"/>
    <w:rsid w:val="00EC3F29"/>
    <w:rsid w:val="00EC67EF"/>
    <w:rsid w:val="00ED0D98"/>
    <w:rsid w:val="00ED1415"/>
    <w:rsid w:val="00ED3D12"/>
    <w:rsid w:val="00ED7760"/>
    <w:rsid w:val="00ED7BEB"/>
    <w:rsid w:val="00EE297C"/>
    <w:rsid w:val="00EE3182"/>
    <w:rsid w:val="00EE410D"/>
    <w:rsid w:val="00EF0F35"/>
    <w:rsid w:val="00EF7D77"/>
    <w:rsid w:val="00F037ED"/>
    <w:rsid w:val="00F07C15"/>
    <w:rsid w:val="00F106AD"/>
    <w:rsid w:val="00F1202A"/>
    <w:rsid w:val="00F2390D"/>
    <w:rsid w:val="00F31D86"/>
    <w:rsid w:val="00F4144C"/>
    <w:rsid w:val="00F46702"/>
    <w:rsid w:val="00F50699"/>
    <w:rsid w:val="00F557DA"/>
    <w:rsid w:val="00F62FF7"/>
    <w:rsid w:val="00F63853"/>
    <w:rsid w:val="00F6588B"/>
    <w:rsid w:val="00F7100D"/>
    <w:rsid w:val="00F73DB9"/>
    <w:rsid w:val="00F80685"/>
    <w:rsid w:val="00F82C16"/>
    <w:rsid w:val="00F90A54"/>
    <w:rsid w:val="00FA5BDA"/>
    <w:rsid w:val="00FA6351"/>
    <w:rsid w:val="00FB48B8"/>
    <w:rsid w:val="00FB595F"/>
    <w:rsid w:val="00FC0AD4"/>
    <w:rsid w:val="00FC4EA2"/>
    <w:rsid w:val="00FD0412"/>
    <w:rsid w:val="00FD5497"/>
    <w:rsid w:val="00FE0B43"/>
    <w:rsid w:val="00FE4197"/>
    <w:rsid w:val="00FE7837"/>
    <w:rsid w:val="00FF0CBC"/>
    <w:rsid w:val="00FF1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80D02"/>
  <w15:chartTrackingRefBased/>
  <w15:docId w15:val="{4C25FD90-2526-492B-895D-8CCAD67B5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5D0D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5D0D3D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E3426A"/>
    <w:rPr>
      <w:color w:val="808080"/>
    </w:rPr>
  </w:style>
  <w:style w:type="paragraph" w:styleId="Cabealho">
    <w:name w:val="header"/>
    <w:basedOn w:val="Normal"/>
    <w:link w:val="CabealhoChar"/>
    <w:uiPriority w:val="99"/>
    <w:unhideWhenUsed/>
    <w:rsid w:val="007A5C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A5CC6"/>
  </w:style>
  <w:style w:type="paragraph" w:styleId="Rodap">
    <w:name w:val="footer"/>
    <w:basedOn w:val="Normal"/>
    <w:link w:val="RodapChar"/>
    <w:uiPriority w:val="99"/>
    <w:unhideWhenUsed/>
    <w:rsid w:val="007A5C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A5C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microsoft.com/office/2011/relationships/people" Target="people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customXml" Target="../customXml/item1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theme" Target="theme/theme1.xml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2E531ADC625254FB88CF2EBA33A76C3" ma:contentTypeVersion="8" ma:contentTypeDescription="Crie um novo documento." ma:contentTypeScope="" ma:versionID="2b61c57e8a2e7543075ac819b88cf399">
  <xsd:schema xmlns:xsd="http://www.w3.org/2001/XMLSchema" xmlns:xs="http://www.w3.org/2001/XMLSchema" xmlns:p="http://schemas.microsoft.com/office/2006/metadata/properties" xmlns:ns2="2d26576d-885d-40e2-bc82-965154405eeb" targetNamespace="http://schemas.microsoft.com/office/2006/metadata/properties" ma:root="true" ma:fieldsID="e9c59dd1fd06c568fa35adaf4bd11c7c" ns2:_="">
    <xsd:import namespace="2d26576d-885d-40e2-bc82-965154405ee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26576d-885d-40e2-bc82-965154405e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7B3DCFA-31B5-4E1D-8A87-C8D39B7900B3}"/>
</file>

<file path=customXml/itemProps2.xml><?xml version="1.0" encoding="utf-8"?>
<ds:datastoreItem xmlns:ds="http://schemas.openxmlformats.org/officeDocument/2006/customXml" ds:itemID="{33A52340-CF55-4824-9934-FC7303EE98B3}"/>
</file>

<file path=customXml/itemProps3.xml><?xml version="1.0" encoding="utf-8"?>
<ds:datastoreItem xmlns:ds="http://schemas.openxmlformats.org/officeDocument/2006/customXml" ds:itemID="{8ACDC893-AA0B-4A2C-9FAA-B042A14B28C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31507</TotalTime>
  <Pages>1</Pages>
  <Words>9466</Words>
  <Characters>51119</Characters>
  <Application>Microsoft Office Word</Application>
  <DocSecurity>0</DocSecurity>
  <Lines>425</Lines>
  <Paragraphs>120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Zelenovsky</dc:creator>
  <cp:keywords/>
  <dc:description/>
  <cp:lastModifiedBy>Ricardo Zelenovsky</cp:lastModifiedBy>
  <cp:revision>287</cp:revision>
  <cp:lastPrinted>2020-04-14T00:10:00Z</cp:lastPrinted>
  <dcterms:created xsi:type="dcterms:W3CDTF">2020-01-13T11:41:00Z</dcterms:created>
  <dcterms:modified xsi:type="dcterms:W3CDTF">2022-02-12T18:38:00Z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0x01010012E531ADC625254FB88CF2EBA33A76C3</vt:lpwstr>
  </property>
</Properties>
</file>